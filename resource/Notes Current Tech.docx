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F9179" w14:textId="77777777" w:rsidR="00FA1E3A" w:rsidRDefault="00FA1E3A" w:rsidP="008B4EED">
      <w:pPr>
        <w:spacing w:line="360" w:lineRule="auto"/>
        <w:jc w:val="center"/>
        <w:rPr>
          <w:rFonts w:ascii="Arial" w:hAnsi="Arial"/>
          <w:sz w:val="20"/>
        </w:rPr>
      </w:pPr>
    </w:p>
    <w:p w14:paraId="6A4C9637" w14:textId="77777777" w:rsidR="00ED38A1" w:rsidRDefault="00ED38A1" w:rsidP="008B4EED">
      <w:pPr>
        <w:spacing w:line="360" w:lineRule="auto"/>
        <w:jc w:val="center"/>
        <w:rPr>
          <w:rFonts w:ascii="Arial" w:hAnsi="Arial"/>
          <w:sz w:val="20"/>
        </w:rPr>
      </w:pPr>
    </w:p>
    <w:p w14:paraId="25B8C159" w14:textId="0ED77153" w:rsidR="00F416C2" w:rsidRPr="00F34C2B" w:rsidRDefault="0020206E" w:rsidP="00F416C2">
      <w:pPr>
        <w:jc w:val="center"/>
        <w:rPr>
          <w:ins w:id="0" w:author="Danni Liu" w:date="2020-06-16T14:29:00Z"/>
          <w:rFonts w:eastAsiaTheme="minorEastAsia"/>
        </w:rPr>
      </w:pPr>
      <w:ins w:id="1" w:author="Danni Liu" w:date="2020-09-02T20:19:00Z">
        <w:r>
          <w:rPr>
            <w:rFonts w:eastAsia="Times New Roman" w:cs="Calibri"/>
            <w:sz w:val="60"/>
            <w:szCs w:val="20"/>
          </w:rPr>
          <w:t>Current Tech</w:t>
        </w:r>
      </w:ins>
      <w:ins w:id="2" w:author="Danni Liu" w:date="2020-07-09T21:22:00Z">
        <w:r w:rsidR="009B2212">
          <w:rPr>
            <w:rFonts w:eastAsia="Times New Roman" w:cs="Calibri"/>
            <w:sz w:val="60"/>
            <w:szCs w:val="20"/>
          </w:rPr>
          <w:t xml:space="preserve"> Not</w:t>
        </w:r>
      </w:ins>
      <w:ins w:id="3" w:author="Danni Liu" w:date="2020-07-09T21:23:00Z">
        <w:r w:rsidR="009B2212">
          <w:rPr>
            <w:rFonts w:eastAsia="Times New Roman" w:cs="Calibri"/>
            <w:sz w:val="60"/>
            <w:szCs w:val="20"/>
          </w:rPr>
          <w:t>es</w:t>
        </w:r>
      </w:ins>
    </w:p>
    <w:p w14:paraId="3BDE3F76" w14:textId="36AC5653" w:rsidR="00F416C2" w:rsidRPr="00F34C2B" w:rsidRDefault="00F416C2" w:rsidP="00F416C2">
      <w:pPr>
        <w:pStyle w:val="StyleToolordeliverablenameCustomColorRGB039118Left"/>
        <w:ind w:left="0"/>
        <w:jc w:val="center"/>
        <w:rPr>
          <w:ins w:id="4" w:author="Danni Liu" w:date="2020-06-16T14:29:00Z"/>
          <w:rFonts w:asciiTheme="minorHAnsi" w:hAnsiTheme="minorHAnsi" w:cs="Calibri"/>
          <w:color w:val="auto"/>
          <w:sz w:val="50"/>
          <w:szCs w:val="50"/>
        </w:rPr>
      </w:pPr>
    </w:p>
    <w:p w14:paraId="172BA2DC" w14:textId="12822456" w:rsidR="00FA1E3A" w:rsidDel="00F416C2" w:rsidRDefault="005320D0" w:rsidP="008B4EED">
      <w:pPr>
        <w:pStyle w:val="TitleA"/>
        <w:spacing w:before="0" w:after="0"/>
        <w:jc w:val="center"/>
        <w:rPr>
          <w:del w:id="5" w:author="Danni Liu" w:date="2020-06-16T14:29:00Z"/>
          <w:b w:val="0"/>
          <w:sz w:val="56"/>
        </w:rPr>
      </w:pPr>
      <w:del w:id="6" w:author="Danni Liu" w:date="2020-06-16T14:29:00Z">
        <w:r w:rsidDel="00F416C2">
          <w:rPr>
            <w:rFonts w:ascii="Arial" w:hAnsi="Arial"/>
            <w:b w:val="0"/>
            <w:kern w:val="0"/>
            <w:sz w:val="56"/>
          </w:rPr>
          <w:delText>Premier Setup</w:delText>
        </w:r>
        <w:r w:rsidR="00FA1E3A" w:rsidDel="00F416C2">
          <w:rPr>
            <w:rFonts w:ascii="Arial" w:hAnsi="Arial"/>
            <w:b w:val="0"/>
            <w:kern w:val="0"/>
            <w:sz w:val="56"/>
          </w:rPr>
          <w:delText xml:space="preserve"> Guide for Windows</w:delText>
        </w:r>
      </w:del>
    </w:p>
    <w:p w14:paraId="00139476" w14:textId="77777777" w:rsidR="00FA1E3A" w:rsidRDefault="00FA1E3A" w:rsidP="009A446F">
      <w:pPr>
        <w:pStyle w:val="TitleA"/>
        <w:spacing w:before="120" w:after="360" w:line="360" w:lineRule="auto"/>
        <w:jc w:val="center"/>
        <w:rPr>
          <w:b w:val="0"/>
          <w:sz w:val="56"/>
        </w:rPr>
      </w:pPr>
    </w:p>
    <w:p w14:paraId="0A3331BC" w14:textId="77777777" w:rsidR="00FA1E3A" w:rsidRDefault="00FA1E3A" w:rsidP="009A446F">
      <w:pPr>
        <w:pStyle w:val="TitleA"/>
        <w:spacing w:before="120" w:after="360" w:line="360" w:lineRule="auto"/>
        <w:jc w:val="center"/>
        <w:rPr>
          <w:b w:val="0"/>
          <w:sz w:val="56"/>
        </w:rPr>
      </w:pPr>
    </w:p>
    <w:p w14:paraId="6907BBFB" w14:textId="58355A52" w:rsidR="00FA1E3A" w:rsidRDefault="00FA1E3A" w:rsidP="008B4EED">
      <w:pPr>
        <w:pStyle w:val="TitleA"/>
        <w:spacing w:before="120" w:after="360" w:line="360" w:lineRule="auto"/>
        <w:jc w:val="center"/>
        <w:rPr>
          <w:b w:val="0"/>
          <w:sz w:val="56"/>
        </w:rPr>
      </w:pPr>
      <w:del w:id="7" w:author="Danni Liu" w:date="2020-06-16T14:30:00Z">
        <w:r w:rsidDel="00F416C2">
          <w:rPr>
            <w:noProof/>
          </w:rPr>
          <w:drawing>
            <wp:inline distT="0" distB="0" distL="0" distR="0" wp14:anchorId="521671A8" wp14:editId="11D6EE6F">
              <wp:extent cx="1381125" cy="628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628650"/>
                      </a:xfrm>
                      <a:prstGeom prst="rect">
                        <a:avLst/>
                      </a:prstGeom>
                      <a:noFill/>
                      <a:ln>
                        <a:noFill/>
                      </a:ln>
                    </pic:spPr>
                  </pic:pic>
                </a:graphicData>
              </a:graphic>
            </wp:inline>
          </w:drawing>
        </w:r>
      </w:del>
    </w:p>
    <w:p w14:paraId="68C38D00" w14:textId="0E3C06EB" w:rsidR="00FA1E3A" w:rsidDel="00F416C2" w:rsidRDefault="00FA1E3A" w:rsidP="008B4EED">
      <w:pPr>
        <w:spacing w:line="360" w:lineRule="auto"/>
        <w:jc w:val="center"/>
        <w:rPr>
          <w:del w:id="8" w:author="Danni Liu" w:date="2020-06-16T14:30:00Z"/>
          <w:rFonts w:ascii="Verdana" w:hAnsi="Verdana"/>
          <w:sz w:val="28"/>
        </w:rPr>
      </w:pPr>
    </w:p>
    <w:p w14:paraId="31053A8D" w14:textId="56C87916" w:rsidR="00FA1E3A" w:rsidDel="00F416C2" w:rsidRDefault="0048581D" w:rsidP="008B4EED">
      <w:pPr>
        <w:jc w:val="center"/>
        <w:rPr>
          <w:del w:id="9" w:author="Danni Liu" w:date="2020-06-16T14:30:00Z"/>
          <w:rFonts w:ascii="Arial" w:hAnsi="Arial"/>
          <w:sz w:val="20"/>
        </w:rPr>
      </w:pPr>
      <w:del w:id="10" w:author="Danni Liu" w:date="2020-06-16T14:30:00Z">
        <w:r w:rsidDel="00F416C2">
          <w:rPr>
            <w:rFonts w:ascii="Arial" w:hAnsi="Arial"/>
            <w:sz w:val="20"/>
          </w:rPr>
          <w:delText xml:space="preserve">Version </w:delText>
        </w:r>
        <w:r w:rsidR="0010017A" w:rsidDel="00F416C2">
          <w:rPr>
            <w:rFonts w:ascii="Arial" w:hAnsi="Arial"/>
            <w:sz w:val="20"/>
          </w:rPr>
          <w:delText>3.</w:delText>
        </w:r>
        <w:r w:rsidR="007E0998" w:rsidDel="00F416C2">
          <w:rPr>
            <w:rFonts w:ascii="Arial" w:hAnsi="Arial"/>
            <w:sz w:val="20"/>
          </w:rPr>
          <w:delText>5</w:delText>
        </w:r>
      </w:del>
      <w:ins w:id="11" w:author="Paul Moody" w:date="2020-05-21T16:31:00Z">
        <w:del w:id="12" w:author="Danni Liu" w:date="2020-06-16T14:30:00Z">
          <w:r w:rsidR="0089126E" w:rsidDel="00F416C2">
            <w:rPr>
              <w:rFonts w:ascii="Arial" w:hAnsi="Arial"/>
              <w:sz w:val="20"/>
            </w:rPr>
            <w:delText>4.1</w:delText>
          </w:r>
        </w:del>
      </w:ins>
    </w:p>
    <w:p w14:paraId="30A40F3C" w14:textId="64FB6AA6" w:rsidR="00FA1E3A" w:rsidDel="00F416C2" w:rsidRDefault="00FA1E3A" w:rsidP="009A446F">
      <w:pPr>
        <w:jc w:val="center"/>
        <w:rPr>
          <w:del w:id="13" w:author="Danni Liu" w:date="2020-06-16T14:30:00Z"/>
          <w:rFonts w:ascii="Arial" w:hAnsi="Arial"/>
          <w:sz w:val="20"/>
        </w:rPr>
      </w:pPr>
    </w:p>
    <w:p w14:paraId="20E94CBC" w14:textId="63DA2817" w:rsidR="00FA1E3A" w:rsidDel="00F416C2" w:rsidRDefault="00FA1E3A" w:rsidP="009A446F">
      <w:pPr>
        <w:jc w:val="center"/>
        <w:rPr>
          <w:del w:id="14" w:author="Danni Liu" w:date="2020-06-16T14:30:00Z"/>
        </w:rPr>
      </w:pPr>
    </w:p>
    <w:p w14:paraId="31319D44" w14:textId="4340F829" w:rsidR="00183A1B" w:rsidDel="00F416C2" w:rsidRDefault="00183A1B" w:rsidP="009A446F">
      <w:pPr>
        <w:jc w:val="center"/>
        <w:rPr>
          <w:del w:id="15" w:author="Danni Liu" w:date="2020-06-16T14:30:00Z"/>
          <w:noProof/>
        </w:rPr>
      </w:pPr>
    </w:p>
    <w:p w14:paraId="576B12CB" w14:textId="2E7D15C3" w:rsidR="00976C29" w:rsidDel="00F416C2" w:rsidRDefault="00976C29" w:rsidP="009A446F">
      <w:pPr>
        <w:jc w:val="center"/>
        <w:rPr>
          <w:del w:id="16" w:author="Danni Liu" w:date="2020-06-16T14:30:00Z"/>
          <w:noProof/>
        </w:rPr>
      </w:pPr>
    </w:p>
    <w:p w14:paraId="41BCCE76" w14:textId="0FB89DA7" w:rsidR="00100437" w:rsidDel="00F416C2" w:rsidRDefault="00100437" w:rsidP="009A446F">
      <w:pPr>
        <w:jc w:val="center"/>
        <w:rPr>
          <w:del w:id="17" w:author="Danni Liu" w:date="2020-06-16T14:30:00Z"/>
        </w:rPr>
      </w:pPr>
    </w:p>
    <w:p w14:paraId="0349611C" w14:textId="3884D1E8" w:rsidR="00100437" w:rsidDel="00F416C2" w:rsidRDefault="00100437" w:rsidP="009A446F">
      <w:pPr>
        <w:jc w:val="center"/>
        <w:rPr>
          <w:del w:id="18" w:author="Danni Liu" w:date="2020-06-16T14:30:00Z"/>
          <w:b/>
          <w:sz w:val="32"/>
        </w:rPr>
      </w:pPr>
      <w:bookmarkStart w:id="19" w:name="TOC219367421"/>
    </w:p>
    <w:p w14:paraId="311F134A" w14:textId="5A757AA2" w:rsidR="00100437" w:rsidDel="00F416C2" w:rsidRDefault="00100437" w:rsidP="009A446F">
      <w:pPr>
        <w:jc w:val="center"/>
        <w:rPr>
          <w:del w:id="20" w:author="Danni Liu" w:date="2020-06-16T14:30:00Z"/>
          <w:b/>
          <w:sz w:val="32"/>
        </w:rPr>
      </w:pPr>
    </w:p>
    <w:p w14:paraId="1033C67E" w14:textId="67EE9262" w:rsidR="00100437" w:rsidDel="00F416C2" w:rsidRDefault="00100437" w:rsidP="009A446F">
      <w:pPr>
        <w:jc w:val="center"/>
        <w:rPr>
          <w:del w:id="21" w:author="Danni Liu" w:date="2020-06-16T14:30:00Z"/>
          <w:b/>
          <w:sz w:val="32"/>
        </w:rPr>
      </w:pPr>
    </w:p>
    <w:p w14:paraId="2D529AA1" w14:textId="4672AB45" w:rsidR="00100437" w:rsidDel="00F416C2" w:rsidRDefault="00100437" w:rsidP="009A446F">
      <w:pPr>
        <w:jc w:val="center"/>
        <w:rPr>
          <w:del w:id="22" w:author="Danni Liu" w:date="2020-06-16T14:30:00Z"/>
          <w:b/>
          <w:sz w:val="32"/>
        </w:rPr>
      </w:pPr>
    </w:p>
    <w:p w14:paraId="5502D792" w14:textId="38213E99" w:rsidR="00100437" w:rsidDel="00F416C2" w:rsidRDefault="00100437" w:rsidP="009A446F">
      <w:pPr>
        <w:jc w:val="center"/>
        <w:rPr>
          <w:del w:id="23" w:author="Danni Liu" w:date="2020-06-16T14:30:00Z"/>
          <w:b/>
          <w:sz w:val="32"/>
        </w:rPr>
      </w:pPr>
    </w:p>
    <w:p w14:paraId="6914E802" w14:textId="6E6B46D3" w:rsidR="00100437" w:rsidDel="00F416C2" w:rsidRDefault="00100437" w:rsidP="009A446F">
      <w:pPr>
        <w:jc w:val="center"/>
        <w:rPr>
          <w:del w:id="24" w:author="Danni Liu" w:date="2020-06-16T14:30:00Z"/>
          <w:b/>
          <w:sz w:val="32"/>
        </w:rPr>
      </w:pPr>
    </w:p>
    <w:p w14:paraId="62158B1D" w14:textId="2489054A" w:rsidR="005320D0" w:rsidDel="00F416C2" w:rsidRDefault="005320D0" w:rsidP="009A446F">
      <w:pPr>
        <w:jc w:val="center"/>
        <w:rPr>
          <w:del w:id="25" w:author="Danni Liu" w:date="2020-06-16T14:30:00Z"/>
          <w:b/>
          <w:sz w:val="32"/>
        </w:rPr>
      </w:pPr>
    </w:p>
    <w:p w14:paraId="6F86B112" w14:textId="379CAC71" w:rsidR="00202350" w:rsidDel="00F416C2" w:rsidRDefault="00202350" w:rsidP="009A446F">
      <w:pPr>
        <w:jc w:val="center"/>
        <w:rPr>
          <w:del w:id="26" w:author="Danni Liu" w:date="2020-06-16T14:30:00Z"/>
          <w:b/>
          <w:sz w:val="32"/>
        </w:rPr>
      </w:pPr>
    </w:p>
    <w:p w14:paraId="1D440211" w14:textId="7DA01771" w:rsidR="00D7387E" w:rsidDel="00F416C2" w:rsidRDefault="00100437" w:rsidP="00612B0F">
      <w:pPr>
        <w:jc w:val="center"/>
        <w:rPr>
          <w:del w:id="27" w:author="Danni Liu" w:date="2020-06-16T14:30:00Z"/>
          <w:b/>
          <w:sz w:val="32"/>
        </w:rPr>
      </w:pPr>
      <w:del w:id="28" w:author="Danni Liu" w:date="2020-06-16T14:30:00Z">
        <w:r w:rsidDel="00F416C2">
          <w:rPr>
            <w:b/>
            <w:sz w:val="32"/>
          </w:rPr>
          <w:delText>Table of Contents</w:delText>
        </w:r>
        <w:bookmarkEnd w:id="19"/>
      </w:del>
    </w:p>
    <w:p w14:paraId="551009D6" w14:textId="0C204C14" w:rsidR="004B07D6" w:rsidDel="00F416C2" w:rsidRDefault="00810257">
      <w:pPr>
        <w:pStyle w:val="TOC1"/>
        <w:rPr>
          <w:del w:id="29" w:author="Danni Liu" w:date="2020-06-16T14:30:00Z"/>
          <w:rFonts w:eastAsiaTheme="minorEastAsia"/>
          <w:noProof/>
        </w:rPr>
      </w:pPr>
      <w:del w:id="30" w:author="Danni Liu" w:date="2020-06-16T14:30:00Z">
        <w:r w:rsidRPr="006D0C73" w:rsidDel="00F416C2">
          <w:rPr>
            <w:rFonts w:ascii="Calibri" w:eastAsia="Calibri" w:hAnsi="Calibri"/>
          </w:rPr>
          <w:fldChar w:fldCharType="begin"/>
        </w:r>
        <w:r w:rsidRPr="006D0C73" w:rsidDel="00F416C2">
          <w:delInstrText xml:space="preserve"> TOC \o "1-3" \h \z \u </w:delInstrText>
        </w:r>
        <w:r w:rsidRPr="006D0C73" w:rsidDel="00F416C2">
          <w:rPr>
            <w:rFonts w:ascii="Calibri" w:eastAsia="Calibri" w:hAnsi="Calibri"/>
          </w:rPr>
          <w:fldChar w:fldCharType="separate"/>
        </w:r>
        <w:r w:rsidR="003F5D0A" w:rsidDel="00F416C2">
          <w:fldChar w:fldCharType="begin"/>
        </w:r>
        <w:r w:rsidR="003F5D0A" w:rsidDel="00F416C2">
          <w:delInstrText xml:space="preserve"> HYPERLINK \l "_Toc40807543" </w:delInstrText>
        </w:r>
        <w:r w:rsidR="003F5D0A" w:rsidDel="00F416C2">
          <w:fldChar w:fldCharType="separate"/>
        </w:r>
        <w:r w:rsidR="004B07D6" w:rsidRPr="00552ABF" w:rsidDel="00F416C2">
          <w:rPr>
            <w:rStyle w:val="Hyperlink"/>
            <w:noProof/>
          </w:rPr>
          <w:delText>1</w:delText>
        </w:r>
        <w:r w:rsidR="004B07D6" w:rsidDel="00F416C2">
          <w:rPr>
            <w:rFonts w:eastAsiaTheme="minorEastAsia"/>
            <w:noProof/>
          </w:rPr>
          <w:tab/>
        </w:r>
        <w:r w:rsidR="004B07D6" w:rsidRPr="00552ABF" w:rsidDel="00F416C2">
          <w:rPr>
            <w:rStyle w:val="Hyperlink"/>
            <w:noProof/>
          </w:rPr>
          <w:delText>Introduction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_Toc40807543 \h </w:delInstrText>
        </w:r>
        <w:r w:rsidR="004B07D6" w:rsidDel="00F416C2">
          <w:rPr>
            <w:noProof/>
            <w:webHidden/>
          </w:rPr>
        </w:r>
        <w:r w:rsidR="004B07D6" w:rsidDel="00F416C2">
          <w:rPr>
            <w:noProof/>
            <w:webHidden/>
          </w:rPr>
          <w:fldChar w:fldCharType="separate"/>
        </w:r>
        <w:r w:rsidR="004B07D6" w:rsidDel="00F416C2">
          <w:rPr>
            <w:noProof/>
            <w:webHidden/>
          </w:rPr>
          <w:delText>5</w:delText>
        </w:r>
        <w:r w:rsidR="004B07D6" w:rsidDel="00F416C2">
          <w:rPr>
            <w:noProof/>
            <w:webHidden/>
          </w:rPr>
          <w:fldChar w:fldCharType="end"/>
        </w:r>
        <w:r w:rsidR="003F5D0A" w:rsidDel="00F416C2">
          <w:rPr>
            <w:noProof/>
          </w:rPr>
          <w:fldChar w:fldCharType="end"/>
        </w:r>
      </w:del>
    </w:p>
    <w:p w14:paraId="63563167" w14:textId="2CD75BBE" w:rsidR="004B07D6" w:rsidDel="00F416C2" w:rsidRDefault="003F5D0A">
      <w:pPr>
        <w:pStyle w:val="TOC2"/>
        <w:tabs>
          <w:tab w:val="left" w:pos="880"/>
          <w:tab w:val="right" w:leader="dot" w:pos="10790"/>
        </w:tabs>
        <w:rPr>
          <w:del w:id="31" w:author="Danni Liu" w:date="2020-06-16T14:30:00Z"/>
          <w:rFonts w:eastAsiaTheme="minorEastAsia"/>
          <w:noProof/>
        </w:rPr>
      </w:pPr>
      <w:del w:id="32" w:author="Danni Liu" w:date="2020-06-16T14:30:00Z">
        <w:r w:rsidDel="00F416C2">
          <w:fldChar w:fldCharType="begin"/>
        </w:r>
        <w:r w:rsidDel="00F416C2">
          <w:delInstrText xml:space="preserve"> HYPERLINK \l "_Toc40807544" </w:delInstrText>
        </w:r>
        <w:r w:rsidDel="00F416C2">
          <w:fldChar w:fldCharType="separate"/>
        </w:r>
        <w:r w:rsidR="004B07D6" w:rsidRPr="00552ABF" w:rsidDel="00F416C2">
          <w:rPr>
            <w:rStyle w:val="Hyperlink"/>
            <w:noProof/>
          </w:rPr>
          <w:delText>1.1</w:delText>
        </w:r>
        <w:r w:rsidR="004B07D6" w:rsidDel="00F416C2">
          <w:rPr>
            <w:rFonts w:eastAsiaTheme="minorEastAsia"/>
            <w:noProof/>
          </w:rPr>
          <w:tab/>
        </w:r>
        <w:r w:rsidR="004B07D6" w:rsidRPr="00552ABF" w:rsidDel="00F416C2">
          <w:rPr>
            <w:rStyle w:val="Hyperlink"/>
            <w:noProof/>
          </w:rPr>
          <w:delText>Using the Premier Developer Installer</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_Toc40807544 \h </w:delInstrText>
        </w:r>
        <w:r w:rsidR="004B07D6" w:rsidDel="00F416C2">
          <w:rPr>
            <w:noProof/>
            <w:webHidden/>
          </w:rPr>
        </w:r>
        <w:r w:rsidR="004B07D6" w:rsidDel="00F416C2">
          <w:rPr>
            <w:noProof/>
            <w:webHidden/>
          </w:rPr>
          <w:fldChar w:fldCharType="separate"/>
        </w:r>
        <w:r w:rsidR="004B07D6" w:rsidDel="00F416C2">
          <w:rPr>
            <w:noProof/>
            <w:webHidden/>
          </w:rPr>
          <w:delText>6</w:delText>
        </w:r>
        <w:r w:rsidR="004B07D6" w:rsidDel="00F416C2">
          <w:rPr>
            <w:noProof/>
            <w:webHidden/>
          </w:rPr>
          <w:fldChar w:fldCharType="end"/>
        </w:r>
        <w:r w:rsidDel="00F416C2">
          <w:rPr>
            <w:noProof/>
          </w:rPr>
          <w:fldChar w:fldCharType="end"/>
        </w:r>
      </w:del>
    </w:p>
    <w:p w14:paraId="7CB23460" w14:textId="646FE0F9" w:rsidR="004B07D6" w:rsidDel="00F416C2" w:rsidRDefault="003F5D0A">
      <w:pPr>
        <w:pStyle w:val="TOC2"/>
        <w:tabs>
          <w:tab w:val="left" w:pos="880"/>
          <w:tab w:val="right" w:leader="dot" w:pos="10790"/>
        </w:tabs>
        <w:rPr>
          <w:del w:id="33" w:author="Danni Liu" w:date="2020-06-16T14:30:00Z"/>
          <w:rFonts w:eastAsiaTheme="minorEastAsia"/>
          <w:noProof/>
        </w:rPr>
      </w:pPr>
      <w:del w:id="34" w:author="Danni Liu" w:date="2020-06-16T14:30:00Z">
        <w:r w:rsidDel="00F416C2">
          <w:fldChar w:fldCharType="begin"/>
        </w:r>
        <w:r w:rsidDel="00F416C2">
          <w:delInstrText xml:space="preserve"> HYPERLINK \l "_Toc40807545" </w:delInstrText>
        </w:r>
        <w:r w:rsidDel="00F416C2">
          <w:fldChar w:fldCharType="separate"/>
        </w:r>
        <w:r w:rsidR="004B07D6" w:rsidRPr="00552ABF" w:rsidDel="00F416C2">
          <w:rPr>
            <w:rStyle w:val="Hyperlink"/>
            <w:noProof/>
          </w:rPr>
          <w:delText>1.2</w:delText>
        </w:r>
        <w:r w:rsidR="004B07D6" w:rsidDel="00F416C2">
          <w:rPr>
            <w:rFonts w:eastAsiaTheme="minorEastAsia"/>
            <w:noProof/>
          </w:rPr>
          <w:tab/>
        </w:r>
        <w:r w:rsidR="004B07D6" w:rsidRPr="00552ABF" w:rsidDel="00F416C2">
          <w:rPr>
            <w:rStyle w:val="Hyperlink"/>
            <w:noProof/>
          </w:rPr>
          <w:delText>Software’s Download Path</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_Toc40807545 \h </w:delInstrText>
        </w:r>
        <w:r w:rsidR="004B07D6" w:rsidDel="00F416C2">
          <w:rPr>
            <w:noProof/>
            <w:webHidden/>
          </w:rPr>
        </w:r>
        <w:r w:rsidR="004B07D6" w:rsidDel="00F416C2">
          <w:rPr>
            <w:noProof/>
            <w:webHidden/>
          </w:rPr>
          <w:fldChar w:fldCharType="separate"/>
        </w:r>
        <w:r w:rsidR="004B07D6" w:rsidDel="00F416C2">
          <w:rPr>
            <w:noProof/>
            <w:webHidden/>
          </w:rPr>
          <w:delText>8</w:delText>
        </w:r>
        <w:r w:rsidR="004B07D6" w:rsidDel="00F416C2">
          <w:rPr>
            <w:noProof/>
            <w:webHidden/>
          </w:rPr>
          <w:fldChar w:fldCharType="end"/>
        </w:r>
        <w:r w:rsidDel="00F416C2">
          <w:rPr>
            <w:noProof/>
          </w:rPr>
          <w:fldChar w:fldCharType="end"/>
        </w:r>
      </w:del>
    </w:p>
    <w:p w14:paraId="5B903FA8" w14:textId="151EF10B" w:rsidR="004B07D6" w:rsidDel="00F416C2" w:rsidRDefault="003F5D0A">
      <w:pPr>
        <w:pStyle w:val="TOC1"/>
        <w:rPr>
          <w:del w:id="35" w:author="Danni Liu" w:date="2020-06-16T14:30:00Z"/>
          <w:rFonts w:eastAsiaTheme="minorEastAsia"/>
          <w:noProof/>
        </w:rPr>
      </w:pPr>
      <w:del w:id="36" w:author="Danni Liu" w:date="2020-06-16T14:30:00Z">
        <w:r w:rsidDel="00F416C2">
          <w:fldChar w:fldCharType="begin"/>
        </w:r>
        <w:r w:rsidDel="00F416C2">
          <w:delInstrText xml:space="preserve"> HYPERLINK \l "_Toc40807546" </w:delInstrText>
        </w:r>
        <w:r w:rsidDel="00F416C2">
          <w:fldChar w:fldCharType="separate"/>
        </w:r>
        <w:r w:rsidR="004B07D6" w:rsidRPr="00552ABF" w:rsidDel="00F416C2">
          <w:rPr>
            <w:rStyle w:val="Hyperlink"/>
            <w:noProof/>
          </w:rPr>
          <w:delText>2</w:delText>
        </w:r>
        <w:r w:rsidR="004B07D6" w:rsidDel="00F416C2">
          <w:rPr>
            <w:rFonts w:eastAsiaTheme="minorEastAsia"/>
            <w:noProof/>
          </w:rPr>
          <w:tab/>
        </w:r>
        <w:r w:rsidR="004B07D6" w:rsidRPr="00552ABF" w:rsidDel="00F416C2">
          <w:rPr>
            <w:rStyle w:val="Hyperlink"/>
            <w:noProof/>
            <w:shd w:val="clear" w:color="auto" w:fill="FFFFFF"/>
          </w:rPr>
          <w:delText>Installation of JDK</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_Toc40807546 \h </w:delInstrText>
        </w:r>
        <w:r w:rsidR="004B07D6" w:rsidDel="00F416C2">
          <w:rPr>
            <w:noProof/>
            <w:webHidden/>
          </w:rPr>
        </w:r>
        <w:r w:rsidR="004B07D6" w:rsidDel="00F416C2">
          <w:rPr>
            <w:noProof/>
            <w:webHidden/>
          </w:rPr>
          <w:fldChar w:fldCharType="separate"/>
        </w:r>
        <w:r w:rsidR="004B07D6" w:rsidDel="00F416C2">
          <w:rPr>
            <w:noProof/>
            <w:webHidden/>
          </w:rPr>
          <w:delText>10</w:delText>
        </w:r>
        <w:r w:rsidR="004B07D6" w:rsidDel="00F416C2">
          <w:rPr>
            <w:noProof/>
            <w:webHidden/>
          </w:rPr>
          <w:fldChar w:fldCharType="end"/>
        </w:r>
        <w:r w:rsidDel="00F416C2">
          <w:rPr>
            <w:noProof/>
          </w:rPr>
          <w:fldChar w:fldCharType="end"/>
        </w:r>
      </w:del>
    </w:p>
    <w:p w14:paraId="47E708BE" w14:textId="7B44849B" w:rsidR="004B07D6" w:rsidDel="00F416C2" w:rsidRDefault="003F5D0A">
      <w:pPr>
        <w:pStyle w:val="TOC2"/>
        <w:tabs>
          <w:tab w:val="left" w:pos="880"/>
          <w:tab w:val="right" w:leader="dot" w:pos="10790"/>
        </w:tabs>
        <w:rPr>
          <w:del w:id="37" w:author="Danni Liu" w:date="2020-06-16T14:30:00Z"/>
          <w:rFonts w:eastAsiaTheme="minorEastAsia"/>
          <w:noProof/>
        </w:rPr>
      </w:pPr>
      <w:del w:id="38" w:author="Danni Liu" w:date="2020-06-16T14:30:00Z">
        <w:r w:rsidDel="00F416C2">
          <w:fldChar w:fldCharType="begin"/>
        </w:r>
        <w:r w:rsidDel="00F416C2">
          <w:delInstrText xml:space="preserve"> HYPERLINK \l "_Toc40807547" </w:delInstrText>
        </w:r>
        <w:r w:rsidDel="00F416C2">
          <w:fldChar w:fldCharType="separate"/>
        </w:r>
        <w:r w:rsidR="004B07D6" w:rsidRPr="00552ABF" w:rsidDel="00F416C2">
          <w:rPr>
            <w:rStyle w:val="Hyperlink"/>
            <w:noProof/>
          </w:rPr>
          <w:delText>2.1</w:delText>
        </w:r>
        <w:r w:rsidR="004B07D6" w:rsidDel="00F416C2">
          <w:rPr>
            <w:rFonts w:eastAsiaTheme="minorEastAsia"/>
            <w:noProof/>
          </w:rPr>
          <w:tab/>
        </w:r>
        <w:r w:rsidR="004B07D6" w:rsidRPr="00552ABF" w:rsidDel="00F416C2">
          <w:rPr>
            <w:rStyle w:val="Hyperlink"/>
            <w:noProof/>
          </w:rPr>
          <w:delText>Installation of JDK 8 Update 241</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_Toc40807547 \h </w:delInstrText>
        </w:r>
        <w:r w:rsidR="004B07D6" w:rsidDel="00F416C2">
          <w:rPr>
            <w:noProof/>
            <w:webHidden/>
          </w:rPr>
        </w:r>
        <w:r w:rsidR="004B07D6" w:rsidDel="00F416C2">
          <w:rPr>
            <w:noProof/>
            <w:webHidden/>
          </w:rPr>
          <w:fldChar w:fldCharType="separate"/>
        </w:r>
        <w:r w:rsidR="004B07D6" w:rsidDel="00F416C2">
          <w:rPr>
            <w:noProof/>
            <w:webHidden/>
          </w:rPr>
          <w:delText>10</w:delText>
        </w:r>
        <w:r w:rsidR="004B07D6" w:rsidDel="00F416C2">
          <w:rPr>
            <w:noProof/>
            <w:webHidden/>
          </w:rPr>
          <w:fldChar w:fldCharType="end"/>
        </w:r>
        <w:r w:rsidDel="00F416C2">
          <w:rPr>
            <w:noProof/>
          </w:rPr>
          <w:fldChar w:fldCharType="end"/>
        </w:r>
      </w:del>
    </w:p>
    <w:p w14:paraId="05472C68" w14:textId="35B440C6" w:rsidR="004B07D6" w:rsidDel="00F416C2" w:rsidRDefault="003F5D0A">
      <w:pPr>
        <w:pStyle w:val="TOC2"/>
        <w:tabs>
          <w:tab w:val="left" w:pos="880"/>
          <w:tab w:val="right" w:leader="dot" w:pos="10790"/>
        </w:tabs>
        <w:rPr>
          <w:del w:id="39" w:author="Danni Liu" w:date="2020-06-16T14:30:00Z"/>
          <w:rFonts w:eastAsiaTheme="minorEastAsia"/>
          <w:noProof/>
        </w:rPr>
      </w:pPr>
      <w:del w:id="40" w:author="Danni Liu" w:date="2020-06-16T14:30:00Z">
        <w:r w:rsidDel="00F416C2">
          <w:fldChar w:fldCharType="begin"/>
        </w:r>
        <w:r w:rsidDel="00F416C2">
          <w:delInstrText xml:space="preserve"> HYPERLINK \l "_Toc40807548" </w:delInstrText>
        </w:r>
        <w:r w:rsidDel="00F416C2">
          <w:fldChar w:fldCharType="separate"/>
        </w:r>
        <w:r w:rsidR="004B07D6" w:rsidRPr="00552ABF" w:rsidDel="00F416C2">
          <w:rPr>
            <w:rStyle w:val="Hyperlink"/>
            <w:noProof/>
          </w:rPr>
          <w:delText>2.2</w:delText>
        </w:r>
        <w:r w:rsidR="004B07D6" w:rsidDel="00F416C2">
          <w:rPr>
            <w:rFonts w:eastAsiaTheme="minorEastAsia"/>
            <w:noProof/>
          </w:rPr>
          <w:tab/>
        </w:r>
        <w:r w:rsidR="004B07D6" w:rsidRPr="00552ABF" w:rsidDel="00F416C2">
          <w:rPr>
            <w:rStyle w:val="Hyperlink"/>
            <w:noProof/>
          </w:rPr>
          <w:delText>Update Unlimited Strength Policy Files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_Toc40807548 \h </w:delInstrText>
        </w:r>
        <w:r w:rsidR="004B07D6" w:rsidDel="00F416C2">
          <w:rPr>
            <w:noProof/>
            <w:webHidden/>
          </w:rPr>
        </w:r>
        <w:r w:rsidR="004B07D6" w:rsidDel="00F416C2">
          <w:rPr>
            <w:noProof/>
            <w:webHidden/>
          </w:rPr>
          <w:fldChar w:fldCharType="separate"/>
        </w:r>
        <w:r w:rsidR="004B07D6" w:rsidDel="00F416C2">
          <w:rPr>
            <w:noProof/>
            <w:webHidden/>
          </w:rPr>
          <w:delText>14</w:delText>
        </w:r>
        <w:r w:rsidR="004B07D6" w:rsidDel="00F416C2">
          <w:rPr>
            <w:noProof/>
            <w:webHidden/>
          </w:rPr>
          <w:fldChar w:fldCharType="end"/>
        </w:r>
        <w:r w:rsidDel="00F416C2">
          <w:rPr>
            <w:noProof/>
          </w:rPr>
          <w:fldChar w:fldCharType="end"/>
        </w:r>
      </w:del>
    </w:p>
    <w:p w14:paraId="167F3AEB" w14:textId="3C7C412A" w:rsidR="004B07D6" w:rsidDel="00F416C2" w:rsidRDefault="003F5D0A">
      <w:pPr>
        <w:pStyle w:val="TOC2"/>
        <w:tabs>
          <w:tab w:val="left" w:pos="880"/>
          <w:tab w:val="right" w:leader="dot" w:pos="10790"/>
        </w:tabs>
        <w:rPr>
          <w:del w:id="41" w:author="Danni Liu" w:date="2020-06-16T14:30:00Z"/>
          <w:rFonts w:eastAsiaTheme="minorEastAsia"/>
          <w:noProof/>
        </w:rPr>
      </w:pPr>
      <w:del w:id="42" w:author="Danni Liu" w:date="2020-06-16T14:30:00Z">
        <w:r w:rsidDel="00F416C2">
          <w:fldChar w:fldCharType="begin"/>
        </w:r>
        <w:r w:rsidDel="00F416C2">
          <w:delInstrText xml:space="preserve"> HYPERLINK \l "_Toc40807549" </w:delInstrText>
        </w:r>
        <w:r w:rsidDel="00F416C2">
          <w:fldChar w:fldCharType="separate"/>
        </w:r>
        <w:r w:rsidR="004B07D6" w:rsidRPr="00552ABF" w:rsidDel="00F416C2">
          <w:rPr>
            <w:rStyle w:val="Hyperlink"/>
            <w:noProof/>
          </w:rPr>
          <w:delText>2.3</w:delText>
        </w:r>
        <w:r w:rsidR="004B07D6" w:rsidDel="00F416C2">
          <w:rPr>
            <w:rFonts w:eastAsiaTheme="minorEastAsia"/>
            <w:noProof/>
          </w:rPr>
          <w:tab/>
        </w:r>
        <w:r w:rsidR="004B07D6" w:rsidRPr="00552ABF" w:rsidDel="00F416C2">
          <w:rPr>
            <w:rStyle w:val="Hyperlink"/>
            <w:noProof/>
          </w:rPr>
          <w:delText>JDK related Environment Variables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_Toc40807549 \h </w:delInstrText>
        </w:r>
        <w:r w:rsidR="004B07D6" w:rsidDel="00F416C2">
          <w:rPr>
            <w:noProof/>
            <w:webHidden/>
          </w:rPr>
        </w:r>
        <w:r w:rsidR="004B07D6" w:rsidDel="00F416C2">
          <w:rPr>
            <w:noProof/>
            <w:webHidden/>
          </w:rPr>
          <w:fldChar w:fldCharType="separate"/>
        </w:r>
        <w:r w:rsidR="004B07D6" w:rsidDel="00F416C2">
          <w:rPr>
            <w:noProof/>
            <w:webHidden/>
          </w:rPr>
          <w:delText>14</w:delText>
        </w:r>
        <w:r w:rsidR="004B07D6" w:rsidDel="00F416C2">
          <w:rPr>
            <w:noProof/>
            <w:webHidden/>
          </w:rPr>
          <w:fldChar w:fldCharType="end"/>
        </w:r>
        <w:r w:rsidDel="00F416C2">
          <w:rPr>
            <w:noProof/>
          </w:rPr>
          <w:fldChar w:fldCharType="end"/>
        </w:r>
      </w:del>
    </w:p>
    <w:p w14:paraId="2A04187F" w14:textId="1CD17844" w:rsidR="004B07D6" w:rsidDel="00F416C2" w:rsidRDefault="003F5D0A">
      <w:pPr>
        <w:pStyle w:val="TOC1"/>
        <w:rPr>
          <w:del w:id="43" w:author="Danni Liu" w:date="2020-06-16T14:30:00Z"/>
          <w:rFonts w:eastAsiaTheme="minorEastAsia"/>
          <w:noProof/>
        </w:rPr>
      </w:pPr>
      <w:del w:id="44" w:author="Danni Liu" w:date="2020-06-16T14:30:00Z">
        <w:r w:rsidDel="00F416C2">
          <w:fldChar w:fldCharType="begin"/>
        </w:r>
        <w:r w:rsidDel="00F416C2">
          <w:delInstrText xml:space="preserve"> HYPERLINK \l "_Toc40807550" </w:delInstrText>
        </w:r>
        <w:r w:rsidDel="00F416C2">
          <w:fldChar w:fldCharType="separate"/>
        </w:r>
        <w:r w:rsidR="004B07D6" w:rsidRPr="00552ABF" w:rsidDel="00F416C2">
          <w:rPr>
            <w:rStyle w:val="Hyperlink"/>
            <w:noProof/>
          </w:rPr>
          <w:delText>3</w:delText>
        </w:r>
        <w:r w:rsidR="004B07D6" w:rsidDel="00F416C2">
          <w:rPr>
            <w:rFonts w:eastAsiaTheme="minorEastAsia"/>
            <w:noProof/>
          </w:rPr>
          <w:tab/>
        </w:r>
        <w:r w:rsidR="004B07D6" w:rsidRPr="00552ABF" w:rsidDel="00F416C2">
          <w:rPr>
            <w:rStyle w:val="Hyperlink"/>
            <w:noProof/>
          </w:rPr>
          <w:delText>Installation of Eclipse Luna with Maven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_Toc40807550 \h </w:delInstrText>
        </w:r>
        <w:r w:rsidR="004B07D6" w:rsidDel="00F416C2">
          <w:rPr>
            <w:noProof/>
            <w:webHidden/>
          </w:rPr>
        </w:r>
        <w:r w:rsidR="004B07D6" w:rsidDel="00F416C2">
          <w:rPr>
            <w:noProof/>
            <w:webHidden/>
          </w:rPr>
          <w:fldChar w:fldCharType="separate"/>
        </w:r>
        <w:r w:rsidR="004B07D6" w:rsidDel="00F416C2">
          <w:rPr>
            <w:noProof/>
            <w:webHidden/>
          </w:rPr>
          <w:delText>14</w:delText>
        </w:r>
        <w:r w:rsidR="004B07D6" w:rsidDel="00F416C2">
          <w:rPr>
            <w:noProof/>
            <w:webHidden/>
          </w:rPr>
          <w:fldChar w:fldCharType="end"/>
        </w:r>
        <w:r w:rsidDel="00F416C2">
          <w:rPr>
            <w:noProof/>
          </w:rPr>
          <w:fldChar w:fldCharType="end"/>
        </w:r>
      </w:del>
    </w:p>
    <w:p w14:paraId="7A2C92C8" w14:textId="2711E94E" w:rsidR="004B07D6" w:rsidDel="00F416C2" w:rsidRDefault="003F5D0A">
      <w:pPr>
        <w:pStyle w:val="TOC1"/>
        <w:rPr>
          <w:del w:id="45" w:author="Danni Liu" w:date="2020-06-16T14:30:00Z"/>
          <w:rFonts w:eastAsiaTheme="minorEastAsia"/>
          <w:noProof/>
        </w:rPr>
      </w:pPr>
      <w:del w:id="46" w:author="Danni Liu" w:date="2020-06-16T14:30:00Z">
        <w:r w:rsidDel="00F416C2">
          <w:fldChar w:fldCharType="begin"/>
        </w:r>
        <w:r w:rsidDel="00F416C2">
          <w:delInstrText xml:space="preserve"> HYPERLINK \l "_Toc40807551" </w:delInstrText>
        </w:r>
        <w:r w:rsidDel="00F416C2">
          <w:fldChar w:fldCharType="separate"/>
        </w:r>
        <w:r w:rsidR="004B07D6" w:rsidRPr="00552ABF" w:rsidDel="00F416C2">
          <w:rPr>
            <w:rStyle w:val="Hyperlink"/>
            <w:noProof/>
          </w:rPr>
          <w:delText>4</w:delText>
        </w:r>
        <w:r w:rsidR="004B07D6" w:rsidDel="00F416C2">
          <w:rPr>
            <w:rFonts w:eastAsiaTheme="minorEastAsia"/>
            <w:noProof/>
          </w:rPr>
          <w:tab/>
        </w:r>
        <w:r w:rsidR="004B07D6" w:rsidRPr="00552ABF" w:rsidDel="00F416C2">
          <w:rPr>
            <w:rStyle w:val="Hyperlink"/>
            <w:noProof/>
          </w:rPr>
          <w:delText>Installation of Git</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_Toc40807551 \h </w:delInstrText>
        </w:r>
        <w:r w:rsidR="004B07D6" w:rsidDel="00F416C2">
          <w:rPr>
            <w:noProof/>
            <w:webHidden/>
          </w:rPr>
        </w:r>
        <w:r w:rsidR="004B07D6" w:rsidDel="00F416C2">
          <w:rPr>
            <w:noProof/>
            <w:webHidden/>
          </w:rPr>
          <w:fldChar w:fldCharType="separate"/>
        </w:r>
        <w:r w:rsidR="004B07D6" w:rsidDel="00F416C2">
          <w:rPr>
            <w:noProof/>
            <w:webHidden/>
          </w:rPr>
          <w:delText>15</w:delText>
        </w:r>
        <w:r w:rsidR="004B07D6" w:rsidDel="00F416C2">
          <w:rPr>
            <w:noProof/>
            <w:webHidden/>
          </w:rPr>
          <w:fldChar w:fldCharType="end"/>
        </w:r>
        <w:r w:rsidDel="00F416C2">
          <w:rPr>
            <w:noProof/>
          </w:rPr>
          <w:fldChar w:fldCharType="end"/>
        </w:r>
      </w:del>
    </w:p>
    <w:p w14:paraId="1B07E9E9" w14:textId="70F490C5" w:rsidR="004B07D6" w:rsidDel="00F416C2" w:rsidRDefault="003F5D0A">
      <w:pPr>
        <w:pStyle w:val="TOC2"/>
        <w:tabs>
          <w:tab w:val="right" w:leader="dot" w:pos="10790"/>
        </w:tabs>
        <w:rPr>
          <w:del w:id="47" w:author="Danni Liu" w:date="2020-06-16T14:30:00Z"/>
          <w:rFonts w:eastAsiaTheme="minorEastAsia"/>
          <w:noProof/>
        </w:rPr>
      </w:pPr>
      <w:del w:id="48" w:author="Danni Liu" w:date="2020-06-16T14:30:00Z">
        <w:r w:rsidDel="00F416C2">
          <w:fldChar w:fldCharType="begin"/>
        </w:r>
        <w:r w:rsidDel="00F416C2">
          <w:delInstrText xml:space="preserve"> HYPERLINK \l "_Toc40807552" </w:delInstrText>
        </w:r>
        <w:r w:rsidDel="00F416C2">
          <w:fldChar w:fldCharType="separate"/>
        </w:r>
        <w:r w:rsidR="004B07D6" w:rsidRPr="00552ABF" w:rsidDel="00F416C2">
          <w:rPr>
            <w:rStyle w:val="Hyperlink"/>
            <w:noProof/>
          </w:rPr>
          <w:delText>Refer to GIT_Developer_Manual for git installation and code handling using git.</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_Toc40807552 \h </w:delInstrText>
        </w:r>
        <w:r w:rsidR="004B07D6" w:rsidDel="00F416C2">
          <w:rPr>
            <w:noProof/>
            <w:webHidden/>
          </w:rPr>
        </w:r>
        <w:r w:rsidR="004B07D6" w:rsidDel="00F416C2">
          <w:rPr>
            <w:noProof/>
            <w:webHidden/>
          </w:rPr>
          <w:fldChar w:fldCharType="separate"/>
        </w:r>
        <w:r w:rsidR="004B07D6" w:rsidDel="00F416C2">
          <w:rPr>
            <w:noProof/>
            <w:webHidden/>
          </w:rPr>
          <w:delText>15</w:delText>
        </w:r>
        <w:r w:rsidR="004B07D6" w:rsidDel="00F416C2">
          <w:rPr>
            <w:noProof/>
            <w:webHidden/>
          </w:rPr>
          <w:fldChar w:fldCharType="end"/>
        </w:r>
        <w:r w:rsidDel="00F416C2">
          <w:rPr>
            <w:noProof/>
          </w:rPr>
          <w:fldChar w:fldCharType="end"/>
        </w:r>
      </w:del>
    </w:p>
    <w:p w14:paraId="19A54ED0" w14:textId="4A74D3B5" w:rsidR="004B07D6" w:rsidDel="00F416C2" w:rsidRDefault="003F5D0A">
      <w:pPr>
        <w:pStyle w:val="TOC1"/>
        <w:rPr>
          <w:del w:id="49" w:author="Danni Liu" w:date="2020-06-16T14:30:00Z"/>
          <w:rFonts w:eastAsiaTheme="minorEastAsia"/>
          <w:noProof/>
        </w:rPr>
      </w:pPr>
      <w:del w:id="50" w:author="Danni Liu" w:date="2020-06-16T14:30:00Z">
        <w:r w:rsidDel="00F416C2">
          <w:fldChar w:fldCharType="begin"/>
        </w:r>
        <w:r w:rsidDel="00F416C2">
          <w:delInstrText xml:space="preserve"> HYPERLINK \l "_Toc40807553" </w:delInstrText>
        </w:r>
        <w:r w:rsidDel="00F416C2">
          <w:fldChar w:fldCharType="separate"/>
        </w:r>
        <w:r w:rsidR="004B07D6" w:rsidRPr="00552ABF" w:rsidDel="00F416C2">
          <w:rPr>
            <w:rStyle w:val="Hyperlink"/>
            <w:noProof/>
          </w:rPr>
          <w:delText>5</w:delText>
        </w:r>
        <w:r w:rsidR="004B07D6" w:rsidDel="00F416C2">
          <w:rPr>
            <w:rFonts w:eastAsiaTheme="minorEastAsia"/>
            <w:noProof/>
          </w:rPr>
          <w:tab/>
        </w:r>
        <w:r w:rsidR="004B07D6" w:rsidRPr="00552ABF" w:rsidDel="00F416C2">
          <w:rPr>
            <w:rStyle w:val="Hyperlink"/>
            <w:noProof/>
          </w:rPr>
          <w:delText>Installation of Maven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_Toc40807553 \h </w:delInstrText>
        </w:r>
        <w:r w:rsidR="004B07D6" w:rsidDel="00F416C2">
          <w:rPr>
            <w:noProof/>
            <w:webHidden/>
          </w:rPr>
        </w:r>
        <w:r w:rsidR="004B07D6" w:rsidDel="00F416C2">
          <w:rPr>
            <w:noProof/>
            <w:webHidden/>
          </w:rPr>
          <w:fldChar w:fldCharType="separate"/>
        </w:r>
        <w:r w:rsidR="004B07D6" w:rsidDel="00F416C2">
          <w:rPr>
            <w:noProof/>
            <w:webHidden/>
          </w:rPr>
          <w:delText>15</w:delText>
        </w:r>
        <w:r w:rsidR="004B07D6" w:rsidDel="00F416C2">
          <w:rPr>
            <w:noProof/>
            <w:webHidden/>
          </w:rPr>
          <w:fldChar w:fldCharType="end"/>
        </w:r>
        <w:r w:rsidDel="00F416C2">
          <w:rPr>
            <w:noProof/>
          </w:rPr>
          <w:fldChar w:fldCharType="end"/>
        </w:r>
      </w:del>
    </w:p>
    <w:p w14:paraId="75CD39C1" w14:textId="32F7205A" w:rsidR="004B07D6" w:rsidDel="00F416C2" w:rsidRDefault="003F5D0A">
      <w:pPr>
        <w:pStyle w:val="TOC2"/>
        <w:tabs>
          <w:tab w:val="left" w:pos="880"/>
          <w:tab w:val="right" w:leader="dot" w:pos="10790"/>
        </w:tabs>
        <w:rPr>
          <w:del w:id="51" w:author="Danni Liu" w:date="2020-06-16T14:30:00Z"/>
          <w:rFonts w:eastAsiaTheme="minorEastAsia"/>
          <w:noProof/>
        </w:rPr>
      </w:pPr>
      <w:del w:id="52" w:author="Danni Liu" w:date="2020-06-16T14:30:00Z">
        <w:r w:rsidDel="00F416C2">
          <w:fldChar w:fldCharType="begin"/>
        </w:r>
        <w:r w:rsidDel="00F416C2">
          <w:delInstrText xml:space="preserve"> HYPERLINK \l "_Toc40807554" </w:delInstrText>
        </w:r>
        <w:r w:rsidDel="00F416C2">
          <w:fldChar w:fldCharType="separate"/>
        </w:r>
        <w:r w:rsidR="004B07D6" w:rsidRPr="00552ABF" w:rsidDel="00F416C2">
          <w:rPr>
            <w:rStyle w:val="Hyperlink"/>
            <w:noProof/>
          </w:rPr>
          <w:delText>5.1</w:delText>
        </w:r>
        <w:r w:rsidR="004B07D6" w:rsidDel="00F416C2">
          <w:rPr>
            <w:rFonts w:eastAsiaTheme="minorEastAsia"/>
            <w:noProof/>
          </w:rPr>
          <w:tab/>
        </w:r>
        <w:r w:rsidR="004B07D6" w:rsidRPr="00552ABF" w:rsidDel="00F416C2">
          <w:rPr>
            <w:rStyle w:val="Hyperlink"/>
            <w:noProof/>
          </w:rPr>
          <w:delText>Installation of Maven 3.1.1</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_Toc40807554 \h </w:delInstrText>
        </w:r>
        <w:r w:rsidR="004B07D6" w:rsidDel="00F416C2">
          <w:rPr>
            <w:noProof/>
            <w:webHidden/>
          </w:rPr>
        </w:r>
        <w:r w:rsidR="004B07D6" w:rsidDel="00F416C2">
          <w:rPr>
            <w:noProof/>
            <w:webHidden/>
          </w:rPr>
          <w:fldChar w:fldCharType="separate"/>
        </w:r>
        <w:r w:rsidR="004B07D6" w:rsidDel="00F416C2">
          <w:rPr>
            <w:noProof/>
            <w:webHidden/>
          </w:rPr>
          <w:delText>15</w:delText>
        </w:r>
        <w:r w:rsidR="004B07D6" w:rsidDel="00F416C2">
          <w:rPr>
            <w:noProof/>
            <w:webHidden/>
          </w:rPr>
          <w:fldChar w:fldCharType="end"/>
        </w:r>
        <w:r w:rsidDel="00F416C2">
          <w:rPr>
            <w:noProof/>
          </w:rPr>
          <w:fldChar w:fldCharType="end"/>
        </w:r>
      </w:del>
    </w:p>
    <w:p w14:paraId="5D2DAA28" w14:textId="39070679" w:rsidR="004B07D6" w:rsidDel="00F416C2" w:rsidRDefault="003F5D0A">
      <w:pPr>
        <w:pStyle w:val="TOC1"/>
        <w:rPr>
          <w:del w:id="53" w:author="Danni Liu" w:date="2020-06-16T14:30:00Z"/>
          <w:rFonts w:eastAsiaTheme="minorEastAsia"/>
          <w:noProof/>
        </w:rPr>
      </w:pPr>
      <w:del w:id="54" w:author="Danni Liu" w:date="2020-06-16T14:30:00Z">
        <w:r w:rsidDel="00F416C2">
          <w:fldChar w:fldCharType="begin"/>
        </w:r>
        <w:r w:rsidDel="00F416C2">
          <w:delInstrText xml:space="preserve"> HYPERLINK \l "_Toc40807555" </w:delInstrText>
        </w:r>
        <w:r w:rsidDel="00F416C2">
          <w:fldChar w:fldCharType="separate"/>
        </w:r>
        <w:r w:rsidR="004B07D6" w:rsidRPr="00552ABF" w:rsidDel="00F416C2">
          <w:rPr>
            <w:rStyle w:val="Hyperlink"/>
            <w:rFonts w:eastAsia="Times New Roman"/>
            <w:noProof/>
          </w:rPr>
          <w:delText>6</w:delText>
        </w:r>
        <w:r w:rsidR="004B07D6" w:rsidDel="00F416C2">
          <w:rPr>
            <w:rFonts w:eastAsiaTheme="minorEastAsia"/>
            <w:noProof/>
          </w:rPr>
          <w:tab/>
        </w:r>
        <w:r w:rsidR="004B07D6" w:rsidRPr="00552ABF" w:rsidDel="00F416C2">
          <w:rPr>
            <w:rStyle w:val="Hyperlink"/>
            <w:rFonts w:eastAsia="Times New Roman"/>
            <w:noProof/>
          </w:rPr>
          <w:delText>Installation of JBoss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_Toc40807555 \h </w:delInstrText>
        </w:r>
        <w:r w:rsidR="004B07D6" w:rsidDel="00F416C2">
          <w:rPr>
            <w:noProof/>
            <w:webHidden/>
          </w:rPr>
        </w:r>
        <w:r w:rsidR="004B07D6" w:rsidDel="00F416C2">
          <w:rPr>
            <w:noProof/>
            <w:webHidden/>
          </w:rPr>
          <w:fldChar w:fldCharType="separate"/>
        </w:r>
        <w:r w:rsidR="004B07D6" w:rsidDel="00F416C2">
          <w:rPr>
            <w:noProof/>
            <w:webHidden/>
          </w:rPr>
          <w:delText>16</w:delText>
        </w:r>
        <w:r w:rsidR="004B07D6" w:rsidDel="00F416C2">
          <w:rPr>
            <w:noProof/>
            <w:webHidden/>
          </w:rPr>
          <w:fldChar w:fldCharType="end"/>
        </w:r>
        <w:r w:rsidDel="00F416C2">
          <w:rPr>
            <w:noProof/>
          </w:rPr>
          <w:fldChar w:fldCharType="end"/>
        </w:r>
      </w:del>
    </w:p>
    <w:p w14:paraId="3BE5A2EA" w14:textId="6C85C0E5" w:rsidR="004B07D6" w:rsidDel="00F416C2" w:rsidRDefault="003F5D0A">
      <w:pPr>
        <w:pStyle w:val="TOC2"/>
        <w:tabs>
          <w:tab w:val="left" w:pos="880"/>
          <w:tab w:val="right" w:leader="dot" w:pos="10790"/>
        </w:tabs>
        <w:rPr>
          <w:del w:id="55" w:author="Danni Liu" w:date="2020-06-16T14:30:00Z"/>
          <w:rFonts w:eastAsiaTheme="minorEastAsia"/>
          <w:noProof/>
        </w:rPr>
      </w:pPr>
      <w:del w:id="56" w:author="Danni Liu" w:date="2020-06-16T14:30:00Z">
        <w:r w:rsidDel="00F416C2">
          <w:fldChar w:fldCharType="begin"/>
        </w:r>
        <w:r w:rsidDel="00F416C2">
          <w:delInstrText xml:space="preserve"> HYPERLINK \l "_Toc40807556" </w:delInstrText>
        </w:r>
        <w:r w:rsidDel="00F416C2">
          <w:fldChar w:fldCharType="separate"/>
        </w:r>
        <w:r w:rsidR="004B07D6" w:rsidRPr="00552ABF" w:rsidDel="00F416C2">
          <w:rPr>
            <w:rStyle w:val="Hyperlink"/>
            <w:rFonts w:eastAsia="Times New Roman"/>
            <w:noProof/>
          </w:rPr>
          <w:delText>6.1</w:delText>
        </w:r>
        <w:r w:rsidR="004B07D6" w:rsidDel="00F416C2">
          <w:rPr>
            <w:rFonts w:eastAsiaTheme="minorEastAsia"/>
            <w:noProof/>
          </w:rPr>
          <w:tab/>
        </w:r>
        <w:r w:rsidR="004B07D6" w:rsidRPr="00552ABF" w:rsidDel="00F416C2">
          <w:rPr>
            <w:rStyle w:val="Hyperlink"/>
            <w:rFonts w:eastAsia="Times New Roman"/>
            <w:noProof/>
          </w:rPr>
          <w:delText>Steps to install JBoss 7.2.0</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_Toc40807556 \h </w:delInstrText>
        </w:r>
        <w:r w:rsidR="004B07D6" w:rsidDel="00F416C2">
          <w:rPr>
            <w:noProof/>
            <w:webHidden/>
          </w:rPr>
        </w:r>
        <w:r w:rsidR="004B07D6" w:rsidDel="00F416C2">
          <w:rPr>
            <w:noProof/>
            <w:webHidden/>
          </w:rPr>
          <w:fldChar w:fldCharType="separate"/>
        </w:r>
        <w:r w:rsidR="004B07D6" w:rsidDel="00F416C2">
          <w:rPr>
            <w:noProof/>
            <w:webHidden/>
          </w:rPr>
          <w:delText>16</w:delText>
        </w:r>
        <w:r w:rsidR="004B07D6" w:rsidDel="00F416C2">
          <w:rPr>
            <w:noProof/>
            <w:webHidden/>
          </w:rPr>
          <w:fldChar w:fldCharType="end"/>
        </w:r>
        <w:r w:rsidDel="00F416C2">
          <w:rPr>
            <w:noProof/>
          </w:rPr>
          <w:fldChar w:fldCharType="end"/>
        </w:r>
      </w:del>
    </w:p>
    <w:p w14:paraId="73A7B170" w14:textId="6689C701" w:rsidR="004B07D6" w:rsidDel="00F416C2" w:rsidRDefault="003F5D0A">
      <w:pPr>
        <w:pStyle w:val="TOC2"/>
        <w:tabs>
          <w:tab w:val="left" w:pos="880"/>
          <w:tab w:val="right" w:leader="dot" w:pos="10790"/>
        </w:tabs>
        <w:rPr>
          <w:del w:id="57" w:author="Danni Liu" w:date="2020-06-16T14:30:00Z"/>
          <w:rFonts w:eastAsiaTheme="minorEastAsia"/>
          <w:noProof/>
        </w:rPr>
      </w:pPr>
      <w:del w:id="58" w:author="Danni Liu" w:date="2020-06-16T14:30:00Z">
        <w:r w:rsidDel="00F416C2">
          <w:fldChar w:fldCharType="begin"/>
        </w:r>
        <w:r w:rsidDel="00F416C2">
          <w:delInstrText xml:space="preserve"> HYPERLINK \l "_Toc40807557" </w:delInstrText>
        </w:r>
        <w:r w:rsidDel="00F416C2">
          <w:fldChar w:fldCharType="separate"/>
        </w:r>
        <w:r w:rsidR="004B07D6" w:rsidRPr="00552ABF" w:rsidDel="00F416C2">
          <w:rPr>
            <w:rStyle w:val="Hyperlink"/>
            <w:rFonts w:eastAsia="Times New Roman"/>
            <w:noProof/>
          </w:rPr>
          <w:delText>6.2</w:delText>
        </w:r>
        <w:r w:rsidR="004B07D6" w:rsidDel="00F416C2">
          <w:rPr>
            <w:rFonts w:eastAsiaTheme="minorEastAsia"/>
            <w:noProof/>
          </w:rPr>
          <w:tab/>
        </w:r>
        <w:r w:rsidR="004B07D6" w:rsidRPr="00552ABF" w:rsidDel="00F416C2">
          <w:rPr>
            <w:rStyle w:val="Hyperlink"/>
            <w:rFonts w:eastAsia="Times New Roman"/>
            <w:noProof/>
          </w:rPr>
          <w:delText>JBoss Patching to 7.2.7</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_Toc40807557 \h </w:delInstrText>
        </w:r>
        <w:r w:rsidR="004B07D6" w:rsidDel="00F416C2">
          <w:rPr>
            <w:noProof/>
            <w:webHidden/>
          </w:rPr>
        </w:r>
        <w:r w:rsidR="004B07D6" w:rsidDel="00F416C2">
          <w:rPr>
            <w:noProof/>
            <w:webHidden/>
          </w:rPr>
          <w:fldChar w:fldCharType="separate"/>
        </w:r>
        <w:r w:rsidR="004B07D6" w:rsidDel="00F416C2">
          <w:rPr>
            <w:noProof/>
            <w:webHidden/>
          </w:rPr>
          <w:delText>21</w:delText>
        </w:r>
        <w:r w:rsidR="004B07D6" w:rsidDel="00F416C2">
          <w:rPr>
            <w:noProof/>
            <w:webHidden/>
          </w:rPr>
          <w:fldChar w:fldCharType="end"/>
        </w:r>
        <w:r w:rsidDel="00F416C2">
          <w:rPr>
            <w:noProof/>
          </w:rPr>
          <w:fldChar w:fldCharType="end"/>
        </w:r>
      </w:del>
    </w:p>
    <w:p w14:paraId="034F0C01" w14:textId="2DDD98D0" w:rsidR="004B07D6" w:rsidDel="00F416C2" w:rsidRDefault="003F5D0A">
      <w:pPr>
        <w:pStyle w:val="TOC2"/>
        <w:tabs>
          <w:tab w:val="left" w:pos="880"/>
          <w:tab w:val="right" w:leader="dot" w:pos="10790"/>
        </w:tabs>
        <w:rPr>
          <w:del w:id="59" w:author="Danni Liu" w:date="2020-06-16T14:30:00Z"/>
          <w:rFonts w:eastAsiaTheme="minorEastAsia"/>
          <w:noProof/>
        </w:rPr>
      </w:pPr>
      <w:del w:id="60" w:author="Danni Liu" w:date="2020-06-16T14:30:00Z">
        <w:r w:rsidDel="00F416C2">
          <w:fldChar w:fldCharType="begin"/>
        </w:r>
        <w:r w:rsidDel="00F416C2">
          <w:delInstrText xml:space="preserve"> HYPERLINK \l "_Toc40807558" </w:delInstrText>
        </w:r>
        <w:r w:rsidDel="00F416C2">
          <w:fldChar w:fldCharType="separate"/>
        </w:r>
        <w:r w:rsidR="004B07D6" w:rsidRPr="00552ABF" w:rsidDel="00F416C2">
          <w:rPr>
            <w:rStyle w:val="Hyperlink"/>
            <w:rFonts w:eastAsia="Times New Roman"/>
            <w:noProof/>
          </w:rPr>
          <w:delText>6.3</w:delText>
        </w:r>
        <w:r w:rsidR="004B07D6" w:rsidDel="00F416C2">
          <w:rPr>
            <w:rFonts w:eastAsiaTheme="minorEastAsia"/>
            <w:noProof/>
          </w:rPr>
          <w:tab/>
        </w:r>
        <w:r w:rsidR="004B07D6" w:rsidRPr="00552ABF" w:rsidDel="00F416C2">
          <w:rPr>
            <w:rStyle w:val="Hyperlink"/>
            <w:rFonts w:eastAsia="Times New Roman"/>
            <w:noProof/>
          </w:rPr>
          <w:delText>JBoss related Environmental variables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_Toc40807558 \h </w:delInstrText>
        </w:r>
        <w:r w:rsidR="004B07D6" w:rsidDel="00F416C2">
          <w:rPr>
            <w:noProof/>
            <w:webHidden/>
          </w:rPr>
        </w:r>
        <w:r w:rsidR="004B07D6" w:rsidDel="00F416C2">
          <w:rPr>
            <w:noProof/>
            <w:webHidden/>
          </w:rPr>
          <w:fldChar w:fldCharType="separate"/>
        </w:r>
        <w:r w:rsidR="004B07D6" w:rsidDel="00F416C2">
          <w:rPr>
            <w:noProof/>
            <w:webHidden/>
          </w:rPr>
          <w:delText>22</w:delText>
        </w:r>
        <w:r w:rsidR="004B07D6" w:rsidDel="00F416C2">
          <w:rPr>
            <w:noProof/>
            <w:webHidden/>
          </w:rPr>
          <w:fldChar w:fldCharType="end"/>
        </w:r>
        <w:r w:rsidDel="00F416C2">
          <w:rPr>
            <w:noProof/>
          </w:rPr>
          <w:fldChar w:fldCharType="end"/>
        </w:r>
      </w:del>
    </w:p>
    <w:p w14:paraId="0A8C2EA6" w14:textId="5D6CC2D1" w:rsidR="004B07D6" w:rsidDel="00F416C2" w:rsidRDefault="003F5D0A">
      <w:pPr>
        <w:pStyle w:val="TOC1"/>
        <w:rPr>
          <w:del w:id="61" w:author="Danni Liu" w:date="2020-06-16T14:30:00Z"/>
          <w:rFonts w:eastAsiaTheme="minorEastAsia"/>
          <w:noProof/>
        </w:rPr>
      </w:pPr>
      <w:del w:id="62" w:author="Danni Liu" w:date="2020-06-16T14:30:00Z">
        <w:r w:rsidDel="00F416C2">
          <w:fldChar w:fldCharType="begin"/>
        </w:r>
        <w:r w:rsidDel="00F416C2">
          <w:delInstrText xml:space="preserve"> HYPERLINK \l "_Toc40807559" </w:delInstrText>
        </w:r>
        <w:r w:rsidDel="00F416C2">
          <w:fldChar w:fldCharType="separate"/>
        </w:r>
        <w:r w:rsidR="004B07D6" w:rsidRPr="00552ABF" w:rsidDel="00F416C2">
          <w:rPr>
            <w:rStyle w:val="Hyperlink"/>
            <w:noProof/>
          </w:rPr>
          <w:delText>7</w:delText>
        </w:r>
        <w:r w:rsidR="004B07D6" w:rsidDel="00F416C2">
          <w:rPr>
            <w:rFonts w:eastAsiaTheme="minorEastAsia"/>
            <w:noProof/>
          </w:rPr>
          <w:tab/>
        </w:r>
        <w:r w:rsidR="004B07D6" w:rsidRPr="00552ABF" w:rsidDel="00F416C2">
          <w:rPr>
            <w:rStyle w:val="Hyperlink"/>
            <w:noProof/>
          </w:rPr>
          <w:delText>Installation of ATG</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_Toc40807559 \h </w:delInstrText>
        </w:r>
        <w:r w:rsidR="004B07D6" w:rsidDel="00F416C2">
          <w:rPr>
            <w:noProof/>
            <w:webHidden/>
          </w:rPr>
        </w:r>
        <w:r w:rsidR="004B07D6" w:rsidDel="00F416C2">
          <w:rPr>
            <w:noProof/>
            <w:webHidden/>
          </w:rPr>
          <w:fldChar w:fldCharType="separate"/>
        </w:r>
        <w:r w:rsidR="004B07D6" w:rsidDel="00F416C2">
          <w:rPr>
            <w:noProof/>
            <w:webHidden/>
          </w:rPr>
          <w:delText>22</w:delText>
        </w:r>
        <w:r w:rsidR="004B07D6" w:rsidDel="00F416C2">
          <w:rPr>
            <w:noProof/>
            <w:webHidden/>
          </w:rPr>
          <w:fldChar w:fldCharType="end"/>
        </w:r>
        <w:r w:rsidDel="00F416C2">
          <w:rPr>
            <w:noProof/>
          </w:rPr>
          <w:fldChar w:fldCharType="end"/>
        </w:r>
      </w:del>
    </w:p>
    <w:p w14:paraId="3EE65732" w14:textId="67A858A4" w:rsidR="004B07D6" w:rsidDel="00F416C2" w:rsidRDefault="003F5D0A">
      <w:pPr>
        <w:pStyle w:val="TOC2"/>
        <w:tabs>
          <w:tab w:val="left" w:pos="880"/>
          <w:tab w:val="right" w:leader="dot" w:pos="10790"/>
        </w:tabs>
        <w:rPr>
          <w:del w:id="63" w:author="Danni Liu" w:date="2020-06-16T14:30:00Z"/>
          <w:rFonts w:eastAsiaTheme="minorEastAsia"/>
          <w:noProof/>
        </w:rPr>
      </w:pPr>
      <w:del w:id="64" w:author="Danni Liu" w:date="2020-06-16T14:30:00Z">
        <w:r w:rsidDel="00F416C2">
          <w:fldChar w:fldCharType="begin"/>
        </w:r>
        <w:r w:rsidDel="00F416C2">
          <w:delInstrText xml:space="preserve"> HYPERLINK \l "_Toc40807560" </w:delInstrText>
        </w:r>
        <w:r w:rsidDel="00F416C2">
          <w:fldChar w:fldCharType="separate"/>
        </w:r>
        <w:r w:rsidR="004B07D6" w:rsidRPr="00552ABF" w:rsidDel="00F416C2">
          <w:rPr>
            <w:rStyle w:val="Hyperlink"/>
            <w:noProof/>
          </w:rPr>
          <w:delText>7.1</w:delText>
        </w:r>
        <w:r w:rsidR="004B07D6" w:rsidDel="00F416C2">
          <w:rPr>
            <w:rFonts w:eastAsiaTheme="minorEastAsia"/>
            <w:noProof/>
          </w:rPr>
          <w:tab/>
        </w:r>
        <w:r w:rsidR="004B07D6" w:rsidRPr="00552ABF" w:rsidDel="00F416C2">
          <w:rPr>
            <w:rStyle w:val="Hyperlink"/>
            <w:noProof/>
          </w:rPr>
          <w:delText>Installation of ATG 11.3.2 platform</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_Toc40807560 \h </w:delInstrText>
        </w:r>
        <w:r w:rsidR="004B07D6" w:rsidDel="00F416C2">
          <w:rPr>
            <w:noProof/>
            <w:webHidden/>
          </w:rPr>
        </w:r>
        <w:r w:rsidR="004B07D6" w:rsidDel="00F416C2">
          <w:rPr>
            <w:noProof/>
            <w:webHidden/>
          </w:rPr>
          <w:fldChar w:fldCharType="separate"/>
        </w:r>
        <w:r w:rsidR="004B07D6" w:rsidDel="00F416C2">
          <w:rPr>
            <w:noProof/>
            <w:webHidden/>
          </w:rPr>
          <w:delText>22</w:delText>
        </w:r>
        <w:r w:rsidR="004B07D6" w:rsidDel="00F416C2">
          <w:rPr>
            <w:noProof/>
            <w:webHidden/>
          </w:rPr>
          <w:fldChar w:fldCharType="end"/>
        </w:r>
        <w:r w:rsidDel="00F416C2">
          <w:rPr>
            <w:noProof/>
          </w:rPr>
          <w:fldChar w:fldCharType="end"/>
        </w:r>
      </w:del>
    </w:p>
    <w:p w14:paraId="25ABEF2D" w14:textId="43BF209B" w:rsidR="004B07D6" w:rsidDel="00F416C2" w:rsidRDefault="003F5D0A">
      <w:pPr>
        <w:pStyle w:val="TOC2"/>
        <w:tabs>
          <w:tab w:val="left" w:pos="880"/>
          <w:tab w:val="right" w:leader="dot" w:pos="10790"/>
        </w:tabs>
        <w:rPr>
          <w:del w:id="65" w:author="Danni Liu" w:date="2020-06-16T14:30:00Z"/>
          <w:rFonts w:eastAsiaTheme="minorEastAsia"/>
          <w:noProof/>
        </w:rPr>
      </w:pPr>
      <w:del w:id="66" w:author="Danni Liu" w:date="2020-06-16T14:30:00Z">
        <w:r w:rsidDel="00F416C2">
          <w:fldChar w:fldCharType="begin"/>
        </w:r>
        <w:r w:rsidDel="00F416C2">
          <w:delInstrText xml:space="preserve"> HYPERLINK \l "_Toc40807561" </w:delInstrText>
        </w:r>
        <w:r w:rsidDel="00F416C2">
          <w:fldChar w:fldCharType="separate"/>
        </w:r>
        <w:r w:rsidR="004B07D6" w:rsidRPr="00552ABF" w:rsidDel="00F416C2">
          <w:rPr>
            <w:rStyle w:val="Hyperlink"/>
            <w:noProof/>
          </w:rPr>
          <w:delText>7.2</w:delText>
        </w:r>
        <w:r w:rsidR="004B07D6" w:rsidDel="00F416C2">
          <w:rPr>
            <w:rFonts w:eastAsiaTheme="minorEastAsia"/>
            <w:noProof/>
          </w:rPr>
          <w:tab/>
        </w:r>
        <w:r w:rsidR="004B07D6" w:rsidRPr="00552ABF" w:rsidDel="00F416C2">
          <w:rPr>
            <w:rStyle w:val="Hyperlink"/>
            <w:noProof/>
          </w:rPr>
          <w:delText>Install ACC 11.3.2</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_Toc40807561 \h </w:delInstrText>
        </w:r>
        <w:r w:rsidR="004B07D6" w:rsidDel="00F416C2">
          <w:rPr>
            <w:noProof/>
            <w:webHidden/>
          </w:rPr>
        </w:r>
        <w:r w:rsidR="004B07D6" w:rsidDel="00F416C2">
          <w:rPr>
            <w:noProof/>
            <w:webHidden/>
          </w:rPr>
          <w:fldChar w:fldCharType="separate"/>
        </w:r>
        <w:r w:rsidR="004B07D6" w:rsidDel="00F416C2">
          <w:rPr>
            <w:noProof/>
            <w:webHidden/>
          </w:rPr>
          <w:delText>28</w:delText>
        </w:r>
        <w:r w:rsidR="004B07D6" w:rsidDel="00F416C2">
          <w:rPr>
            <w:noProof/>
            <w:webHidden/>
          </w:rPr>
          <w:fldChar w:fldCharType="end"/>
        </w:r>
        <w:r w:rsidDel="00F416C2">
          <w:rPr>
            <w:noProof/>
          </w:rPr>
          <w:fldChar w:fldCharType="end"/>
        </w:r>
      </w:del>
    </w:p>
    <w:p w14:paraId="5003499E" w14:textId="3D6BCFCB" w:rsidR="004B07D6" w:rsidDel="00F416C2" w:rsidRDefault="003F5D0A">
      <w:pPr>
        <w:pStyle w:val="TOC2"/>
        <w:tabs>
          <w:tab w:val="left" w:pos="880"/>
          <w:tab w:val="right" w:leader="dot" w:pos="10790"/>
        </w:tabs>
        <w:rPr>
          <w:del w:id="67" w:author="Danni Liu" w:date="2020-06-16T14:30:00Z"/>
          <w:rFonts w:eastAsiaTheme="minorEastAsia"/>
          <w:noProof/>
        </w:rPr>
      </w:pPr>
      <w:del w:id="68" w:author="Danni Liu" w:date="2020-06-16T14:30:00Z">
        <w:r w:rsidDel="00F416C2">
          <w:fldChar w:fldCharType="begin"/>
        </w:r>
        <w:r w:rsidDel="00F416C2">
          <w:delInstrText xml:space="preserve"> HYPERLINK \l "_Toc40807562" </w:delInstrText>
        </w:r>
        <w:r w:rsidDel="00F416C2">
          <w:fldChar w:fldCharType="separate"/>
        </w:r>
        <w:r w:rsidR="004B07D6" w:rsidRPr="00552ABF" w:rsidDel="00F416C2">
          <w:rPr>
            <w:rStyle w:val="Hyperlink"/>
            <w:rFonts w:eastAsia="Times New Roman"/>
            <w:noProof/>
          </w:rPr>
          <w:delText>7.3</w:delText>
        </w:r>
        <w:r w:rsidR="004B07D6" w:rsidDel="00F416C2">
          <w:rPr>
            <w:rFonts w:eastAsiaTheme="minorEastAsia"/>
            <w:noProof/>
          </w:rPr>
          <w:tab/>
        </w:r>
        <w:r w:rsidR="004B07D6" w:rsidRPr="00552ABF" w:rsidDel="00F416C2">
          <w:rPr>
            <w:rStyle w:val="Hyperlink"/>
            <w:rFonts w:eastAsia="Times New Roman"/>
            <w:noProof/>
          </w:rPr>
          <w:delText>Environment variables for ATG 11.3.2</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_Toc40807562 \h </w:delInstrText>
        </w:r>
        <w:r w:rsidR="004B07D6" w:rsidDel="00F416C2">
          <w:rPr>
            <w:noProof/>
            <w:webHidden/>
          </w:rPr>
        </w:r>
        <w:r w:rsidR="004B07D6" w:rsidDel="00F416C2">
          <w:rPr>
            <w:noProof/>
            <w:webHidden/>
          </w:rPr>
          <w:fldChar w:fldCharType="separate"/>
        </w:r>
        <w:r w:rsidR="004B07D6" w:rsidDel="00F416C2">
          <w:rPr>
            <w:noProof/>
            <w:webHidden/>
          </w:rPr>
          <w:delText>29</w:delText>
        </w:r>
        <w:r w:rsidR="004B07D6" w:rsidDel="00F416C2">
          <w:rPr>
            <w:noProof/>
            <w:webHidden/>
          </w:rPr>
          <w:fldChar w:fldCharType="end"/>
        </w:r>
        <w:r w:rsidDel="00F416C2">
          <w:rPr>
            <w:noProof/>
          </w:rPr>
          <w:fldChar w:fldCharType="end"/>
        </w:r>
      </w:del>
    </w:p>
    <w:p w14:paraId="292C1C0D" w14:textId="41CF5430" w:rsidR="004B07D6" w:rsidDel="00F416C2" w:rsidRDefault="003F5D0A">
      <w:pPr>
        <w:pStyle w:val="TOC1"/>
        <w:rPr>
          <w:del w:id="69" w:author="Danni Liu" w:date="2020-06-16T14:30:00Z"/>
          <w:rFonts w:eastAsiaTheme="minorEastAsia"/>
          <w:noProof/>
        </w:rPr>
      </w:pPr>
      <w:del w:id="70" w:author="Danni Liu" w:date="2020-06-16T14:30:00Z">
        <w:r w:rsidDel="00F416C2">
          <w:fldChar w:fldCharType="begin"/>
        </w:r>
        <w:r w:rsidDel="00F416C2">
          <w:delInstrText xml:space="preserve"> HYPERLINK \l "_Toc40807563" </w:delInstrText>
        </w:r>
        <w:r w:rsidDel="00F416C2">
          <w:fldChar w:fldCharType="separate"/>
        </w:r>
        <w:r w:rsidR="004B07D6" w:rsidRPr="00552ABF" w:rsidDel="00F416C2">
          <w:rPr>
            <w:rStyle w:val="Hyperlink"/>
            <w:noProof/>
          </w:rPr>
          <w:delText>8</w:delText>
        </w:r>
        <w:r w:rsidR="004B07D6" w:rsidDel="00F416C2">
          <w:rPr>
            <w:rFonts w:eastAsiaTheme="minorEastAsia"/>
            <w:noProof/>
          </w:rPr>
          <w:tab/>
        </w:r>
        <w:r w:rsidR="004B07D6" w:rsidRPr="00552ABF" w:rsidDel="00F416C2">
          <w:rPr>
            <w:rStyle w:val="Hyperlink"/>
            <w:noProof/>
          </w:rPr>
          <w:delText>JBoss specific configurations for Premier</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_Toc40807563 \h </w:delInstrText>
        </w:r>
        <w:r w:rsidR="004B07D6" w:rsidDel="00F416C2">
          <w:rPr>
            <w:noProof/>
            <w:webHidden/>
          </w:rPr>
        </w:r>
        <w:r w:rsidR="004B07D6" w:rsidDel="00F416C2">
          <w:rPr>
            <w:noProof/>
            <w:webHidden/>
          </w:rPr>
          <w:fldChar w:fldCharType="separate"/>
        </w:r>
        <w:r w:rsidR="004B07D6" w:rsidDel="00F416C2">
          <w:rPr>
            <w:noProof/>
            <w:webHidden/>
          </w:rPr>
          <w:delText>29</w:delText>
        </w:r>
        <w:r w:rsidR="004B07D6" w:rsidDel="00F416C2">
          <w:rPr>
            <w:noProof/>
            <w:webHidden/>
          </w:rPr>
          <w:fldChar w:fldCharType="end"/>
        </w:r>
        <w:r w:rsidDel="00F416C2">
          <w:rPr>
            <w:noProof/>
          </w:rPr>
          <w:fldChar w:fldCharType="end"/>
        </w:r>
      </w:del>
    </w:p>
    <w:p w14:paraId="1C3CD68C" w14:textId="49702334" w:rsidR="004B07D6" w:rsidDel="00F416C2" w:rsidRDefault="003F5D0A">
      <w:pPr>
        <w:pStyle w:val="TOC2"/>
        <w:tabs>
          <w:tab w:val="left" w:pos="880"/>
          <w:tab w:val="right" w:leader="dot" w:pos="10790"/>
        </w:tabs>
        <w:rPr>
          <w:del w:id="71" w:author="Danni Liu" w:date="2020-06-16T14:30:00Z"/>
          <w:rFonts w:eastAsiaTheme="minorEastAsia"/>
          <w:noProof/>
        </w:rPr>
      </w:pPr>
      <w:del w:id="72" w:author="Danni Liu" w:date="2020-06-16T14:30:00Z">
        <w:r w:rsidDel="00F416C2">
          <w:fldChar w:fldCharType="begin"/>
        </w:r>
        <w:r w:rsidDel="00F416C2">
          <w:delInstrText xml:space="preserve"> HYPERLINK \l "_Toc40807564" </w:delInstrText>
        </w:r>
        <w:r w:rsidDel="00F416C2">
          <w:fldChar w:fldCharType="separate"/>
        </w:r>
        <w:r w:rsidR="004B07D6" w:rsidRPr="00552ABF" w:rsidDel="00F416C2">
          <w:rPr>
            <w:rStyle w:val="Hyperlink"/>
            <w:noProof/>
          </w:rPr>
          <w:delText>8.1</w:delText>
        </w:r>
        <w:r w:rsidR="004B07D6" w:rsidDel="00F416C2">
          <w:rPr>
            <w:rFonts w:eastAsiaTheme="minorEastAsia"/>
            <w:noProof/>
          </w:rPr>
          <w:tab/>
        </w:r>
        <w:r w:rsidR="004B07D6" w:rsidRPr="00552ABF" w:rsidDel="00F416C2">
          <w:rPr>
            <w:rStyle w:val="Hyperlink"/>
            <w:noProof/>
          </w:rPr>
          <w:delText>JBoss startup utility script (TODO update location)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_Toc40807564 \h </w:delInstrText>
        </w:r>
        <w:r w:rsidR="004B07D6" w:rsidDel="00F416C2">
          <w:rPr>
            <w:noProof/>
            <w:webHidden/>
          </w:rPr>
        </w:r>
        <w:r w:rsidR="004B07D6" w:rsidDel="00F416C2">
          <w:rPr>
            <w:noProof/>
            <w:webHidden/>
          </w:rPr>
          <w:fldChar w:fldCharType="separate"/>
        </w:r>
        <w:r w:rsidR="004B07D6" w:rsidDel="00F416C2">
          <w:rPr>
            <w:noProof/>
            <w:webHidden/>
          </w:rPr>
          <w:delText>29</w:delText>
        </w:r>
        <w:r w:rsidR="004B07D6" w:rsidDel="00F416C2">
          <w:rPr>
            <w:noProof/>
            <w:webHidden/>
          </w:rPr>
          <w:fldChar w:fldCharType="end"/>
        </w:r>
        <w:r w:rsidDel="00F416C2">
          <w:rPr>
            <w:noProof/>
          </w:rPr>
          <w:fldChar w:fldCharType="end"/>
        </w:r>
      </w:del>
    </w:p>
    <w:p w14:paraId="64FF78B2" w14:textId="5C5B531D" w:rsidR="004B07D6" w:rsidDel="00F416C2" w:rsidRDefault="003F5D0A">
      <w:pPr>
        <w:pStyle w:val="TOC2"/>
        <w:tabs>
          <w:tab w:val="left" w:pos="880"/>
          <w:tab w:val="right" w:leader="dot" w:pos="10790"/>
        </w:tabs>
        <w:rPr>
          <w:del w:id="73" w:author="Danni Liu" w:date="2020-06-16T14:30:00Z"/>
          <w:rFonts w:eastAsiaTheme="minorEastAsia"/>
          <w:noProof/>
        </w:rPr>
      </w:pPr>
      <w:del w:id="74" w:author="Danni Liu" w:date="2020-06-16T14:30:00Z">
        <w:r w:rsidDel="00F416C2">
          <w:fldChar w:fldCharType="begin"/>
        </w:r>
        <w:r w:rsidDel="00F416C2">
          <w:delInstrText xml:space="preserve"> HYPERLINK \l "_Toc40807565" </w:delInstrText>
        </w:r>
        <w:r w:rsidDel="00F416C2">
          <w:fldChar w:fldCharType="separate"/>
        </w:r>
        <w:r w:rsidR="004B07D6" w:rsidRPr="00552ABF" w:rsidDel="00F416C2">
          <w:rPr>
            <w:rStyle w:val="Hyperlink"/>
            <w:noProof/>
          </w:rPr>
          <w:delText>8.2</w:delText>
        </w:r>
        <w:r w:rsidR="004B07D6" w:rsidDel="00F416C2">
          <w:rPr>
            <w:rFonts w:eastAsiaTheme="minorEastAsia"/>
            <w:noProof/>
          </w:rPr>
          <w:tab/>
        </w:r>
        <w:r w:rsidR="004B07D6" w:rsidRPr="00552ABF" w:rsidDel="00F416C2">
          <w:rPr>
            <w:rStyle w:val="Hyperlink"/>
            <w:noProof/>
          </w:rPr>
          <w:delText>Log colorization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_Toc40807565 \h </w:delInstrText>
        </w:r>
        <w:r w:rsidR="004B07D6" w:rsidDel="00F416C2">
          <w:rPr>
            <w:noProof/>
            <w:webHidden/>
          </w:rPr>
        </w:r>
        <w:r w:rsidR="004B07D6" w:rsidDel="00F416C2">
          <w:rPr>
            <w:noProof/>
            <w:webHidden/>
          </w:rPr>
          <w:fldChar w:fldCharType="separate"/>
        </w:r>
        <w:r w:rsidR="004B07D6" w:rsidDel="00F416C2">
          <w:rPr>
            <w:noProof/>
            <w:webHidden/>
          </w:rPr>
          <w:delText>29</w:delText>
        </w:r>
        <w:r w:rsidR="004B07D6" w:rsidDel="00F416C2">
          <w:rPr>
            <w:noProof/>
            <w:webHidden/>
          </w:rPr>
          <w:fldChar w:fldCharType="end"/>
        </w:r>
        <w:r w:rsidDel="00F416C2">
          <w:rPr>
            <w:noProof/>
          </w:rPr>
          <w:fldChar w:fldCharType="end"/>
        </w:r>
      </w:del>
    </w:p>
    <w:p w14:paraId="37C63B93" w14:textId="742DBBFE" w:rsidR="004B07D6" w:rsidDel="00F416C2" w:rsidRDefault="003F5D0A">
      <w:pPr>
        <w:pStyle w:val="TOC1"/>
        <w:rPr>
          <w:del w:id="75" w:author="Danni Liu" w:date="2020-06-16T14:30:00Z"/>
          <w:rFonts w:eastAsiaTheme="minorEastAsia"/>
          <w:noProof/>
        </w:rPr>
      </w:pPr>
      <w:del w:id="76" w:author="Danni Liu" w:date="2020-06-16T14:30:00Z">
        <w:r w:rsidDel="00F416C2">
          <w:fldChar w:fldCharType="begin"/>
        </w:r>
        <w:r w:rsidDel="00F416C2">
          <w:delInstrText xml:space="preserve"> HYPERLINK \l "_Toc40807566" </w:delInstrText>
        </w:r>
        <w:r w:rsidDel="00F416C2">
          <w:fldChar w:fldCharType="separate"/>
        </w:r>
        <w:r w:rsidR="004B07D6" w:rsidRPr="00552ABF" w:rsidDel="00F416C2">
          <w:rPr>
            <w:rStyle w:val="Hyperlink"/>
            <w:noProof/>
          </w:rPr>
          <w:delText>9</w:delText>
        </w:r>
        <w:r w:rsidR="004B07D6" w:rsidDel="00F416C2">
          <w:rPr>
            <w:rFonts w:eastAsiaTheme="minorEastAsia"/>
            <w:noProof/>
          </w:rPr>
          <w:tab/>
        </w:r>
        <w:r w:rsidR="004B07D6" w:rsidRPr="00552ABF" w:rsidDel="00F416C2">
          <w:rPr>
            <w:rStyle w:val="Hyperlink"/>
            <w:noProof/>
          </w:rPr>
          <w:delText>Configuring modules in Jboss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_Toc40807566 \h </w:delInstrText>
        </w:r>
        <w:r w:rsidR="004B07D6" w:rsidDel="00F416C2">
          <w:rPr>
            <w:noProof/>
            <w:webHidden/>
          </w:rPr>
        </w:r>
        <w:r w:rsidR="004B07D6" w:rsidDel="00F416C2">
          <w:rPr>
            <w:noProof/>
            <w:webHidden/>
          </w:rPr>
          <w:fldChar w:fldCharType="separate"/>
        </w:r>
        <w:r w:rsidR="004B07D6" w:rsidDel="00F416C2">
          <w:rPr>
            <w:noProof/>
            <w:webHidden/>
          </w:rPr>
          <w:delText>30</w:delText>
        </w:r>
        <w:r w:rsidR="004B07D6" w:rsidDel="00F416C2">
          <w:rPr>
            <w:noProof/>
            <w:webHidden/>
          </w:rPr>
          <w:fldChar w:fldCharType="end"/>
        </w:r>
        <w:r w:rsidDel="00F416C2">
          <w:rPr>
            <w:noProof/>
          </w:rPr>
          <w:fldChar w:fldCharType="end"/>
        </w:r>
      </w:del>
    </w:p>
    <w:p w14:paraId="4AE85A5B" w14:textId="7A1AB9FC" w:rsidR="004B07D6" w:rsidDel="00F416C2" w:rsidRDefault="003F5D0A">
      <w:pPr>
        <w:pStyle w:val="TOC2"/>
        <w:tabs>
          <w:tab w:val="left" w:pos="880"/>
          <w:tab w:val="right" w:leader="dot" w:pos="10790"/>
        </w:tabs>
        <w:rPr>
          <w:del w:id="77" w:author="Danni Liu" w:date="2020-06-16T14:30:00Z"/>
          <w:rFonts w:eastAsiaTheme="minorEastAsia"/>
          <w:noProof/>
        </w:rPr>
      </w:pPr>
      <w:del w:id="78" w:author="Danni Liu" w:date="2020-06-16T14:30:00Z">
        <w:r w:rsidDel="00F416C2">
          <w:fldChar w:fldCharType="begin"/>
        </w:r>
        <w:r w:rsidDel="00F416C2">
          <w:delInstrText xml:space="preserve"> HYPERLINK \l "_Toc40807567" </w:delInstrText>
        </w:r>
        <w:r w:rsidDel="00F416C2">
          <w:fldChar w:fldCharType="separate"/>
        </w:r>
        <w:r w:rsidR="004B07D6" w:rsidRPr="00552ABF" w:rsidDel="00F416C2">
          <w:rPr>
            <w:rStyle w:val="Hyperlink"/>
            <w:noProof/>
          </w:rPr>
          <w:delText>9.1</w:delText>
        </w:r>
        <w:r w:rsidR="004B07D6" w:rsidDel="00F416C2">
          <w:rPr>
            <w:rFonts w:eastAsiaTheme="minorEastAsia"/>
            <w:noProof/>
          </w:rPr>
          <w:tab/>
        </w:r>
        <w:r w:rsidR="004B07D6" w:rsidRPr="00552ABF" w:rsidDel="00F416C2">
          <w:rPr>
            <w:rStyle w:val="Hyperlink"/>
            <w:noProof/>
          </w:rPr>
          <w:delText>OJDBC/composite/voltage/sun.tools modules configuration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_Toc40807567 \h </w:delInstrText>
        </w:r>
        <w:r w:rsidR="004B07D6" w:rsidDel="00F416C2">
          <w:rPr>
            <w:noProof/>
            <w:webHidden/>
          </w:rPr>
        </w:r>
        <w:r w:rsidR="004B07D6" w:rsidDel="00F416C2">
          <w:rPr>
            <w:noProof/>
            <w:webHidden/>
          </w:rPr>
          <w:fldChar w:fldCharType="separate"/>
        </w:r>
        <w:r w:rsidR="004B07D6" w:rsidDel="00F416C2">
          <w:rPr>
            <w:noProof/>
            <w:webHidden/>
          </w:rPr>
          <w:delText>30</w:delText>
        </w:r>
        <w:r w:rsidR="004B07D6" w:rsidDel="00F416C2">
          <w:rPr>
            <w:noProof/>
            <w:webHidden/>
          </w:rPr>
          <w:fldChar w:fldCharType="end"/>
        </w:r>
        <w:r w:rsidDel="00F416C2">
          <w:rPr>
            <w:noProof/>
          </w:rPr>
          <w:fldChar w:fldCharType="end"/>
        </w:r>
      </w:del>
    </w:p>
    <w:p w14:paraId="4EDF3ABC" w14:textId="7014EE24" w:rsidR="004B07D6" w:rsidDel="00F416C2" w:rsidRDefault="003F5D0A">
      <w:pPr>
        <w:pStyle w:val="TOC2"/>
        <w:tabs>
          <w:tab w:val="left" w:pos="880"/>
          <w:tab w:val="right" w:leader="dot" w:pos="10790"/>
        </w:tabs>
        <w:rPr>
          <w:del w:id="79" w:author="Danni Liu" w:date="2020-06-16T14:30:00Z"/>
          <w:rFonts w:eastAsiaTheme="minorEastAsia"/>
          <w:noProof/>
        </w:rPr>
      </w:pPr>
      <w:del w:id="80" w:author="Danni Liu" w:date="2020-06-16T14:30:00Z">
        <w:r w:rsidDel="00F416C2">
          <w:fldChar w:fldCharType="begin"/>
        </w:r>
        <w:r w:rsidDel="00F416C2">
          <w:delInstrText xml:space="preserve"> HYPERLINK \l "_Toc40807568" </w:delInstrText>
        </w:r>
        <w:r w:rsidDel="00F416C2">
          <w:fldChar w:fldCharType="separate"/>
        </w:r>
        <w:r w:rsidR="004B07D6" w:rsidRPr="00552ABF" w:rsidDel="00F416C2">
          <w:rPr>
            <w:rStyle w:val="Hyperlink"/>
            <w:noProof/>
          </w:rPr>
          <w:delText>9.2</w:delText>
        </w:r>
        <w:r w:rsidR="004B07D6" w:rsidDel="00F416C2">
          <w:rPr>
            <w:rFonts w:eastAsiaTheme="minorEastAsia"/>
            <w:noProof/>
          </w:rPr>
          <w:tab/>
        </w:r>
        <w:r w:rsidR="004B07D6" w:rsidRPr="00552ABF" w:rsidDel="00F416C2">
          <w:rPr>
            <w:rStyle w:val="Hyperlink"/>
            <w:noProof/>
          </w:rPr>
          <w:delText>OJDBC Jar configuration (informational only)</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_Toc40807568 \h </w:delInstrText>
        </w:r>
        <w:r w:rsidR="004B07D6" w:rsidDel="00F416C2">
          <w:rPr>
            <w:noProof/>
            <w:webHidden/>
          </w:rPr>
        </w:r>
        <w:r w:rsidR="004B07D6" w:rsidDel="00F416C2">
          <w:rPr>
            <w:noProof/>
            <w:webHidden/>
          </w:rPr>
          <w:fldChar w:fldCharType="separate"/>
        </w:r>
        <w:r w:rsidR="004B07D6" w:rsidDel="00F416C2">
          <w:rPr>
            <w:noProof/>
            <w:webHidden/>
          </w:rPr>
          <w:delText>30</w:delText>
        </w:r>
        <w:r w:rsidR="004B07D6" w:rsidDel="00F416C2">
          <w:rPr>
            <w:noProof/>
            <w:webHidden/>
          </w:rPr>
          <w:fldChar w:fldCharType="end"/>
        </w:r>
        <w:r w:rsidDel="00F416C2">
          <w:rPr>
            <w:noProof/>
          </w:rPr>
          <w:fldChar w:fldCharType="end"/>
        </w:r>
      </w:del>
    </w:p>
    <w:p w14:paraId="64DD2ACB" w14:textId="539317BD" w:rsidR="004B07D6" w:rsidDel="00F416C2" w:rsidRDefault="003F5D0A">
      <w:pPr>
        <w:pStyle w:val="TOC2"/>
        <w:tabs>
          <w:tab w:val="left" w:pos="880"/>
          <w:tab w:val="right" w:leader="dot" w:pos="10790"/>
        </w:tabs>
        <w:rPr>
          <w:del w:id="81" w:author="Danni Liu" w:date="2020-06-16T14:30:00Z"/>
          <w:rFonts w:eastAsiaTheme="minorEastAsia"/>
          <w:noProof/>
        </w:rPr>
      </w:pPr>
      <w:del w:id="82" w:author="Danni Liu" w:date="2020-06-16T14:30:00Z">
        <w:r w:rsidDel="00F416C2">
          <w:fldChar w:fldCharType="begin"/>
        </w:r>
        <w:r w:rsidDel="00F416C2">
          <w:delInstrText xml:space="preserve"> HYPERLINK \l "_Toc40807569" </w:delInstrText>
        </w:r>
        <w:r w:rsidDel="00F416C2">
          <w:fldChar w:fldCharType="separate"/>
        </w:r>
        <w:r w:rsidR="004B07D6" w:rsidRPr="00552ABF" w:rsidDel="00F416C2">
          <w:rPr>
            <w:rStyle w:val="Hyperlink"/>
            <w:noProof/>
          </w:rPr>
          <w:delText>9.3</w:delText>
        </w:r>
        <w:r w:rsidR="004B07D6" w:rsidDel="00F416C2">
          <w:rPr>
            <w:rFonts w:eastAsiaTheme="minorEastAsia"/>
            <w:noProof/>
          </w:rPr>
          <w:tab/>
        </w:r>
        <w:r w:rsidR="004B07D6" w:rsidRPr="00552ABF" w:rsidDel="00F416C2">
          <w:rPr>
            <w:rStyle w:val="Hyperlink"/>
            <w:noProof/>
          </w:rPr>
          <w:delText>Composite Jar configuration (informational only)</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_Toc40807569 \h </w:delInstrText>
        </w:r>
        <w:r w:rsidR="004B07D6" w:rsidDel="00F416C2">
          <w:rPr>
            <w:noProof/>
            <w:webHidden/>
          </w:rPr>
        </w:r>
        <w:r w:rsidR="004B07D6" w:rsidDel="00F416C2">
          <w:rPr>
            <w:noProof/>
            <w:webHidden/>
          </w:rPr>
          <w:fldChar w:fldCharType="separate"/>
        </w:r>
        <w:r w:rsidR="004B07D6" w:rsidDel="00F416C2">
          <w:rPr>
            <w:noProof/>
            <w:webHidden/>
          </w:rPr>
          <w:delText>31</w:delText>
        </w:r>
        <w:r w:rsidR="004B07D6" w:rsidDel="00F416C2">
          <w:rPr>
            <w:noProof/>
            <w:webHidden/>
          </w:rPr>
          <w:fldChar w:fldCharType="end"/>
        </w:r>
        <w:r w:rsidDel="00F416C2">
          <w:rPr>
            <w:noProof/>
          </w:rPr>
          <w:fldChar w:fldCharType="end"/>
        </w:r>
      </w:del>
    </w:p>
    <w:p w14:paraId="13BF8830" w14:textId="6AB01BEF" w:rsidR="004B07D6" w:rsidDel="00F416C2" w:rsidRDefault="003F5D0A">
      <w:pPr>
        <w:pStyle w:val="TOC1"/>
        <w:rPr>
          <w:del w:id="83" w:author="Danni Liu" w:date="2020-06-16T14:30:00Z"/>
          <w:rFonts w:eastAsiaTheme="minorEastAsia"/>
          <w:noProof/>
        </w:rPr>
      </w:pPr>
      <w:del w:id="84" w:author="Danni Liu" w:date="2020-06-16T14:30:00Z">
        <w:r w:rsidDel="00F416C2">
          <w:fldChar w:fldCharType="begin"/>
        </w:r>
        <w:r w:rsidDel="00F416C2">
          <w:delInstrText xml:space="preserve"> HYPERLINK \l "_Toc40807570" </w:delInstrText>
        </w:r>
        <w:r w:rsidDel="00F416C2">
          <w:fldChar w:fldCharType="separate"/>
        </w:r>
        <w:r w:rsidR="004B07D6" w:rsidRPr="00552ABF" w:rsidDel="00F416C2">
          <w:rPr>
            <w:rStyle w:val="Hyperlink"/>
            <w:noProof/>
          </w:rPr>
          <w:delText>10</w:delText>
        </w:r>
        <w:r w:rsidR="004B07D6" w:rsidDel="00F416C2">
          <w:rPr>
            <w:rFonts w:eastAsiaTheme="minorEastAsia"/>
            <w:noProof/>
          </w:rPr>
          <w:tab/>
        </w:r>
        <w:r w:rsidR="004B07D6" w:rsidRPr="00552ABF" w:rsidDel="00F416C2">
          <w:rPr>
            <w:rStyle w:val="Hyperlink"/>
            <w:noProof/>
          </w:rPr>
          <w:delText>Configuring Data sources in JBoss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_Toc40807570 \h </w:delInstrText>
        </w:r>
        <w:r w:rsidR="004B07D6" w:rsidDel="00F416C2">
          <w:rPr>
            <w:noProof/>
            <w:webHidden/>
          </w:rPr>
        </w:r>
        <w:r w:rsidR="004B07D6" w:rsidDel="00F416C2">
          <w:rPr>
            <w:noProof/>
            <w:webHidden/>
          </w:rPr>
          <w:fldChar w:fldCharType="separate"/>
        </w:r>
        <w:r w:rsidR="004B07D6" w:rsidDel="00F416C2">
          <w:rPr>
            <w:noProof/>
            <w:webHidden/>
          </w:rPr>
          <w:delText>32</w:delText>
        </w:r>
        <w:r w:rsidR="004B07D6" w:rsidDel="00F416C2">
          <w:rPr>
            <w:noProof/>
            <w:webHidden/>
          </w:rPr>
          <w:fldChar w:fldCharType="end"/>
        </w:r>
        <w:r w:rsidDel="00F416C2">
          <w:rPr>
            <w:noProof/>
          </w:rPr>
          <w:fldChar w:fldCharType="end"/>
        </w:r>
      </w:del>
    </w:p>
    <w:p w14:paraId="35D85621" w14:textId="29732453" w:rsidR="004B07D6" w:rsidDel="00F416C2" w:rsidRDefault="003F5D0A">
      <w:pPr>
        <w:pStyle w:val="TOC2"/>
        <w:tabs>
          <w:tab w:val="left" w:pos="880"/>
          <w:tab w:val="right" w:leader="dot" w:pos="10790"/>
        </w:tabs>
        <w:rPr>
          <w:del w:id="85" w:author="Danni Liu" w:date="2020-06-16T14:30:00Z"/>
          <w:rFonts w:eastAsiaTheme="minorEastAsia"/>
          <w:noProof/>
        </w:rPr>
      </w:pPr>
      <w:del w:id="86" w:author="Danni Liu" w:date="2020-06-16T14:30:00Z">
        <w:r w:rsidDel="00F416C2">
          <w:fldChar w:fldCharType="begin"/>
        </w:r>
        <w:r w:rsidDel="00F416C2">
          <w:delInstrText xml:space="preserve"> HYPERLINK \l "_Toc40807571" </w:delInstrText>
        </w:r>
        <w:r w:rsidDel="00F416C2">
          <w:fldChar w:fldCharType="separate"/>
        </w:r>
        <w:r w:rsidR="004B07D6" w:rsidRPr="00552ABF" w:rsidDel="00F416C2">
          <w:rPr>
            <w:rStyle w:val="Hyperlink"/>
            <w:noProof/>
          </w:rPr>
          <w:delText>10.1</w:delText>
        </w:r>
        <w:r w:rsidR="004B07D6" w:rsidDel="00F416C2">
          <w:rPr>
            <w:rFonts w:eastAsiaTheme="minorEastAsia"/>
            <w:noProof/>
          </w:rPr>
          <w:tab/>
        </w:r>
        <w:r w:rsidR="004B07D6" w:rsidRPr="00552ABF" w:rsidDel="00F416C2">
          <w:rPr>
            <w:rStyle w:val="Hyperlink"/>
            <w:noProof/>
          </w:rPr>
          <w:delText>Datasource configuration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_Toc40807571 \h </w:delInstrText>
        </w:r>
        <w:r w:rsidR="004B07D6" w:rsidDel="00F416C2">
          <w:rPr>
            <w:noProof/>
            <w:webHidden/>
          </w:rPr>
        </w:r>
        <w:r w:rsidR="004B07D6" w:rsidDel="00F416C2">
          <w:rPr>
            <w:noProof/>
            <w:webHidden/>
          </w:rPr>
          <w:fldChar w:fldCharType="separate"/>
        </w:r>
        <w:r w:rsidR="004B07D6" w:rsidDel="00F416C2">
          <w:rPr>
            <w:noProof/>
            <w:webHidden/>
          </w:rPr>
          <w:delText>32</w:delText>
        </w:r>
        <w:r w:rsidR="004B07D6" w:rsidDel="00F416C2">
          <w:rPr>
            <w:noProof/>
            <w:webHidden/>
          </w:rPr>
          <w:fldChar w:fldCharType="end"/>
        </w:r>
        <w:r w:rsidDel="00F416C2">
          <w:rPr>
            <w:noProof/>
          </w:rPr>
          <w:fldChar w:fldCharType="end"/>
        </w:r>
      </w:del>
    </w:p>
    <w:p w14:paraId="476D0EC6" w14:textId="3B2EA749" w:rsidR="004B07D6" w:rsidDel="00F416C2" w:rsidRDefault="003F5D0A">
      <w:pPr>
        <w:pStyle w:val="TOC1"/>
        <w:rPr>
          <w:del w:id="87" w:author="Danni Liu" w:date="2020-06-16T14:30:00Z"/>
          <w:rFonts w:eastAsiaTheme="minorEastAsia"/>
          <w:noProof/>
        </w:rPr>
      </w:pPr>
      <w:del w:id="88" w:author="Danni Liu" w:date="2020-06-16T14:30:00Z">
        <w:r w:rsidDel="00F416C2">
          <w:fldChar w:fldCharType="begin"/>
        </w:r>
        <w:r w:rsidDel="00F416C2">
          <w:delInstrText xml:space="preserve"> HYPERLINK \l "_Toc40807572" </w:delInstrText>
        </w:r>
        <w:r w:rsidDel="00F416C2">
          <w:fldChar w:fldCharType="separate"/>
        </w:r>
        <w:r w:rsidR="004B07D6" w:rsidRPr="00552ABF" w:rsidDel="00F416C2">
          <w:rPr>
            <w:rStyle w:val="Hyperlink"/>
            <w:noProof/>
          </w:rPr>
          <w:delText>11</w:delText>
        </w:r>
        <w:r w:rsidR="004B07D6" w:rsidDel="00F416C2">
          <w:rPr>
            <w:rFonts w:eastAsiaTheme="minorEastAsia"/>
            <w:noProof/>
          </w:rPr>
          <w:tab/>
        </w:r>
        <w:r w:rsidR="004B07D6" w:rsidRPr="00552ABF" w:rsidDel="00F416C2">
          <w:rPr>
            <w:rStyle w:val="Hyperlink"/>
            <w:noProof/>
          </w:rPr>
          <w:delText>EAR Deployment using Jboss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_Toc40807572 \h </w:delInstrText>
        </w:r>
        <w:r w:rsidR="004B07D6" w:rsidDel="00F416C2">
          <w:rPr>
            <w:noProof/>
            <w:webHidden/>
          </w:rPr>
        </w:r>
        <w:r w:rsidR="004B07D6" w:rsidDel="00F416C2">
          <w:rPr>
            <w:noProof/>
            <w:webHidden/>
          </w:rPr>
          <w:fldChar w:fldCharType="separate"/>
        </w:r>
        <w:r w:rsidR="004B07D6" w:rsidDel="00F416C2">
          <w:rPr>
            <w:noProof/>
            <w:webHidden/>
          </w:rPr>
          <w:delText>36</w:delText>
        </w:r>
        <w:r w:rsidR="004B07D6" w:rsidDel="00F416C2">
          <w:rPr>
            <w:noProof/>
            <w:webHidden/>
          </w:rPr>
          <w:fldChar w:fldCharType="end"/>
        </w:r>
        <w:r w:rsidDel="00F416C2">
          <w:rPr>
            <w:noProof/>
          </w:rPr>
          <w:fldChar w:fldCharType="end"/>
        </w:r>
      </w:del>
    </w:p>
    <w:p w14:paraId="3DDC9327" w14:textId="78A61545" w:rsidR="004B07D6" w:rsidDel="00F416C2" w:rsidRDefault="003F5D0A">
      <w:pPr>
        <w:pStyle w:val="TOC2"/>
        <w:tabs>
          <w:tab w:val="left" w:pos="880"/>
          <w:tab w:val="right" w:leader="dot" w:pos="10790"/>
        </w:tabs>
        <w:rPr>
          <w:del w:id="89" w:author="Danni Liu" w:date="2020-06-16T14:30:00Z"/>
          <w:rFonts w:eastAsiaTheme="minorEastAsia"/>
          <w:noProof/>
        </w:rPr>
      </w:pPr>
      <w:del w:id="90" w:author="Danni Liu" w:date="2020-06-16T14:30:00Z">
        <w:r w:rsidDel="00F416C2">
          <w:fldChar w:fldCharType="begin"/>
        </w:r>
        <w:r w:rsidDel="00F416C2">
          <w:delInstrText xml:space="preserve"> HYPERLINK \l "_Toc40807573" </w:delInstrText>
        </w:r>
        <w:r w:rsidDel="00F416C2">
          <w:fldChar w:fldCharType="separate"/>
        </w:r>
        <w:r w:rsidR="004B07D6" w:rsidRPr="00552ABF" w:rsidDel="00F416C2">
          <w:rPr>
            <w:rStyle w:val="Hyperlink"/>
            <w:noProof/>
          </w:rPr>
          <w:delText>11.1</w:delText>
        </w:r>
        <w:r w:rsidR="004B07D6" w:rsidDel="00F416C2">
          <w:rPr>
            <w:rFonts w:eastAsiaTheme="minorEastAsia"/>
            <w:noProof/>
          </w:rPr>
          <w:tab/>
        </w:r>
        <w:r w:rsidR="004B07D6" w:rsidRPr="00552ABF" w:rsidDel="00F416C2">
          <w:rPr>
            <w:rStyle w:val="Hyperlink"/>
            <w:noProof/>
          </w:rPr>
          <w:delText>Deployment using JBoss console</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_Toc40807573 \h </w:delInstrText>
        </w:r>
        <w:r w:rsidR="004B07D6" w:rsidDel="00F416C2">
          <w:rPr>
            <w:noProof/>
            <w:webHidden/>
          </w:rPr>
        </w:r>
        <w:r w:rsidR="004B07D6" w:rsidDel="00F416C2">
          <w:rPr>
            <w:noProof/>
            <w:webHidden/>
          </w:rPr>
          <w:fldChar w:fldCharType="separate"/>
        </w:r>
        <w:r w:rsidR="004B07D6" w:rsidDel="00F416C2">
          <w:rPr>
            <w:noProof/>
            <w:webHidden/>
          </w:rPr>
          <w:delText>36</w:delText>
        </w:r>
        <w:r w:rsidR="004B07D6" w:rsidDel="00F416C2">
          <w:rPr>
            <w:noProof/>
            <w:webHidden/>
          </w:rPr>
          <w:fldChar w:fldCharType="end"/>
        </w:r>
        <w:r w:rsidDel="00F416C2">
          <w:rPr>
            <w:noProof/>
          </w:rPr>
          <w:fldChar w:fldCharType="end"/>
        </w:r>
      </w:del>
    </w:p>
    <w:p w14:paraId="5206151C" w14:textId="0511D7A1" w:rsidR="004B07D6" w:rsidDel="00F416C2" w:rsidRDefault="003F5D0A">
      <w:pPr>
        <w:pStyle w:val="TOC2"/>
        <w:tabs>
          <w:tab w:val="left" w:pos="880"/>
          <w:tab w:val="right" w:leader="dot" w:pos="10790"/>
        </w:tabs>
        <w:rPr>
          <w:del w:id="91" w:author="Danni Liu" w:date="2020-06-16T14:30:00Z"/>
          <w:rFonts w:eastAsiaTheme="minorEastAsia"/>
          <w:noProof/>
        </w:rPr>
      </w:pPr>
      <w:del w:id="92" w:author="Danni Liu" w:date="2020-06-16T14:30:00Z">
        <w:r w:rsidDel="00F416C2">
          <w:fldChar w:fldCharType="begin"/>
        </w:r>
        <w:r w:rsidDel="00F416C2">
          <w:delInstrText xml:space="preserve"> HYPERLINK \l "_Toc40807574" </w:delInstrText>
        </w:r>
        <w:r w:rsidDel="00F416C2">
          <w:fldChar w:fldCharType="separate"/>
        </w:r>
        <w:r w:rsidR="004B07D6" w:rsidRPr="00552ABF" w:rsidDel="00F416C2">
          <w:rPr>
            <w:rStyle w:val="Hyperlink"/>
            <w:noProof/>
          </w:rPr>
          <w:delText>11.2</w:delText>
        </w:r>
        <w:r w:rsidR="004B07D6" w:rsidDel="00F416C2">
          <w:rPr>
            <w:rFonts w:eastAsiaTheme="minorEastAsia"/>
            <w:noProof/>
          </w:rPr>
          <w:tab/>
        </w:r>
        <w:r w:rsidR="004B07D6" w:rsidRPr="00552ABF" w:rsidDel="00F416C2">
          <w:rPr>
            <w:rStyle w:val="Hyperlink"/>
            <w:noProof/>
          </w:rPr>
          <w:delText>JBoss deployment using the Deployment Scanner (Manual Deployment)</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_Toc40807574 \h </w:delInstrText>
        </w:r>
        <w:r w:rsidR="004B07D6" w:rsidDel="00F416C2">
          <w:rPr>
            <w:noProof/>
            <w:webHidden/>
          </w:rPr>
        </w:r>
        <w:r w:rsidR="004B07D6" w:rsidDel="00F416C2">
          <w:rPr>
            <w:noProof/>
            <w:webHidden/>
          </w:rPr>
          <w:fldChar w:fldCharType="separate"/>
        </w:r>
        <w:r w:rsidR="004B07D6" w:rsidDel="00F416C2">
          <w:rPr>
            <w:noProof/>
            <w:webHidden/>
          </w:rPr>
          <w:delText>37</w:delText>
        </w:r>
        <w:r w:rsidR="004B07D6" w:rsidDel="00F416C2">
          <w:rPr>
            <w:noProof/>
            <w:webHidden/>
          </w:rPr>
          <w:fldChar w:fldCharType="end"/>
        </w:r>
        <w:r w:rsidDel="00F416C2">
          <w:rPr>
            <w:noProof/>
          </w:rPr>
          <w:fldChar w:fldCharType="end"/>
        </w:r>
      </w:del>
    </w:p>
    <w:p w14:paraId="4E64BA1F" w14:textId="021AEE8C" w:rsidR="004B07D6" w:rsidDel="00F416C2" w:rsidRDefault="003F5D0A">
      <w:pPr>
        <w:pStyle w:val="TOC1"/>
        <w:rPr>
          <w:del w:id="93" w:author="Danni Liu" w:date="2020-06-16T14:30:00Z"/>
          <w:rFonts w:eastAsiaTheme="minorEastAsia"/>
          <w:noProof/>
        </w:rPr>
      </w:pPr>
      <w:del w:id="94" w:author="Danni Liu" w:date="2020-06-16T14:30:00Z">
        <w:r w:rsidDel="00F416C2">
          <w:fldChar w:fldCharType="begin"/>
        </w:r>
        <w:r w:rsidDel="00F416C2">
          <w:delInstrText xml:space="preserve"> HYPERLINK \l "_Toc40807575" </w:delInstrText>
        </w:r>
        <w:r w:rsidDel="00F416C2">
          <w:fldChar w:fldCharType="separate"/>
        </w:r>
        <w:r w:rsidR="004B07D6" w:rsidRPr="00552ABF" w:rsidDel="00F416C2">
          <w:rPr>
            <w:rStyle w:val="Hyperlink"/>
            <w:noProof/>
          </w:rPr>
          <w:delText>12</w:delText>
        </w:r>
        <w:r w:rsidR="004B07D6" w:rsidDel="00F416C2">
          <w:rPr>
            <w:rFonts w:eastAsiaTheme="minorEastAsia"/>
            <w:noProof/>
          </w:rPr>
          <w:tab/>
        </w:r>
        <w:r w:rsidR="004B07D6" w:rsidRPr="00552ABF" w:rsidDel="00F416C2">
          <w:rPr>
            <w:rStyle w:val="Hyperlink"/>
            <w:noProof/>
          </w:rPr>
          <w:delText>Troubleshooting</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_Toc40807575 \h </w:delInstrText>
        </w:r>
        <w:r w:rsidR="004B07D6" w:rsidDel="00F416C2">
          <w:rPr>
            <w:noProof/>
            <w:webHidden/>
          </w:rPr>
        </w:r>
        <w:r w:rsidR="004B07D6" w:rsidDel="00F416C2">
          <w:rPr>
            <w:noProof/>
            <w:webHidden/>
          </w:rPr>
          <w:fldChar w:fldCharType="separate"/>
        </w:r>
        <w:r w:rsidR="004B07D6" w:rsidDel="00F416C2">
          <w:rPr>
            <w:noProof/>
            <w:webHidden/>
          </w:rPr>
          <w:delText>38</w:delText>
        </w:r>
        <w:r w:rsidR="004B07D6" w:rsidDel="00F416C2">
          <w:rPr>
            <w:noProof/>
            <w:webHidden/>
          </w:rPr>
          <w:fldChar w:fldCharType="end"/>
        </w:r>
        <w:r w:rsidDel="00F416C2">
          <w:rPr>
            <w:noProof/>
          </w:rPr>
          <w:fldChar w:fldCharType="end"/>
        </w:r>
      </w:del>
    </w:p>
    <w:p w14:paraId="09452722" w14:textId="5F9EA4DF" w:rsidR="004B07D6" w:rsidDel="00F416C2" w:rsidRDefault="003F5D0A">
      <w:pPr>
        <w:pStyle w:val="TOC2"/>
        <w:tabs>
          <w:tab w:val="left" w:pos="880"/>
          <w:tab w:val="right" w:leader="dot" w:pos="10790"/>
        </w:tabs>
        <w:rPr>
          <w:del w:id="95" w:author="Danni Liu" w:date="2020-06-16T14:30:00Z"/>
          <w:rFonts w:eastAsiaTheme="minorEastAsia"/>
          <w:noProof/>
        </w:rPr>
      </w:pPr>
      <w:del w:id="96" w:author="Danni Liu" w:date="2020-06-16T14:30:00Z">
        <w:r w:rsidDel="00F416C2">
          <w:fldChar w:fldCharType="begin"/>
        </w:r>
        <w:r w:rsidDel="00F416C2">
          <w:delInstrText xml:space="preserve"> HYPERLINK \l "_Toc40807576" </w:delInstrText>
        </w:r>
        <w:r w:rsidDel="00F416C2">
          <w:fldChar w:fldCharType="separate"/>
        </w:r>
        <w:r w:rsidR="004B07D6" w:rsidRPr="00552ABF" w:rsidDel="00F416C2">
          <w:rPr>
            <w:rStyle w:val="Hyperlink"/>
            <w:noProof/>
          </w:rPr>
          <w:delText>12.1</w:delText>
        </w:r>
        <w:r w:rsidR="004B07D6" w:rsidDel="00F416C2">
          <w:rPr>
            <w:rFonts w:eastAsiaTheme="minorEastAsia"/>
            <w:noProof/>
          </w:rPr>
          <w:tab/>
        </w:r>
        <w:r w:rsidR="004B07D6" w:rsidRPr="00552ABF" w:rsidDel="00F416C2">
          <w:rPr>
            <w:rStyle w:val="Hyperlink"/>
            <w:noProof/>
          </w:rPr>
          <w:delText>Only one JAX-RS Application class allowed.</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_Toc40807576 \h </w:delInstrText>
        </w:r>
        <w:r w:rsidR="004B07D6" w:rsidDel="00F416C2">
          <w:rPr>
            <w:noProof/>
            <w:webHidden/>
          </w:rPr>
        </w:r>
        <w:r w:rsidR="004B07D6" w:rsidDel="00F416C2">
          <w:rPr>
            <w:noProof/>
            <w:webHidden/>
          </w:rPr>
          <w:fldChar w:fldCharType="separate"/>
        </w:r>
        <w:r w:rsidR="004B07D6" w:rsidDel="00F416C2">
          <w:rPr>
            <w:noProof/>
            <w:webHidden/>
          </w:rPr>
          <w:delText>38</w:delText>
        </w:r>
        <w:r w:rsidR="004B07D6" w:rsidDel="00F416C2">
          <w:rPr>
            <w:noProof/>
            <w:webHidden/>
          </w:rPr>
          <w:fldChar w:fldCharType="end"/>
        </w:r>
        <w:r w:rsidDel="00F416C2">
          <w:rPr>
            <w:noProof/>
          </w:rPr>
          <w:fldChar w:fldCharType="end"/>
        </w:r>
      </w:del>
    </w:p>
    <w:p w14:paraId="3CFAFE19" w14:textId="780FCECC" w:rsidR="004B07D6" w:rsidDel="00F416C2" w:rsidRDefault="003F5D0A">
      <w:pPr>
        <w:pStyle w:val="TOC2"/>
        <w:tabs>
          <w:tab w:val="left" w:pos="880"/>
          <w:tab w:val="right" w:leader="dot" w:pos="10790"/>
        </w:tabs>
        <w:rPr>
          <w:del w:id="97" w:author="Danni Liu" w:date="2020-06-16T14:30:00Z"/>
          <w:rFonts w:eastAsiaTheme="minorEastAsia"/>
          <w:noProof/>
        </w:rPr>
      </w:pPr>
      <w:del w:id="98" w:author="Danni Liu" w:date="2020-06-16T14:30:00Z">
        <w:r w:rsidDel="00F416C2">
          <w:fldChar w:fldCharType="begin"/>
        </w:r>
        <w:r w:rsidDel="00F416C2">
          <w:delInstrText xml:space="preserve"> HYPERLINK \l "_Toc40807577" </w:delInstrText>
        </w:r>
        <w:r w:rsidDel="00F416C2">
          <w:fldChar w:fldCharType="separate"/>
        </w:r>
        <w:r w:rsidR="004B07D6" w:rsidRPr="00552ABF" w:rsidDel="00F416C2">
          <w:rPr>
            <w:rStyle w:val="Hyperlink"/>
            <w:noProof/>
          </w:rPr>
          <w:delText>12.2</w:delText>
        </w:r>
        <w:r w:rsidR="004B07D6" w:rsidDel="00F416C2">
          <w:rPr>
            <w:rFonts w:eastAsiaTheme="minorEastAsia"/>
            <w:noProof/>
          </w:rPr>
          <w:tab/>
        </w:r>
        <w:r w:rsidR="004B07D6" w:rsidRPr="00552ABF" w:rsidDel="00F416C2">
          <w:rPr>
            <w:rStyle w:val="Hyperlink"/>
            <w:noProof/>
          </w:rPr>
          <w:delText>ACC doesn’t work</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_Toc40807577 \h </w:delInstrText>
        </w:r>
        <w:r w:rsidR="004B07D6" w:rsidDel="00F416C2">
          <w:rPr>
            <w:noProof/>
            <w:webHidden/>
          </w:rPr>
        </w:r>
        <w:r w:rsidR="004B07D6" w:rsidDel="00F416C2">
          <w:rPr>
            <w:noProof/>
            <w:webHidden/>
          </w:rPr>
          <w:fldChar w:fldCharType="separate"/>
        </w:r>
        <w:r w:rsidR="004B07D6" w:rsidDel="00F416C2">
          <w:rPr>
            <w:noProof/>
            <w:webHidden/>
          </w:rPr>
          <w:delText>38</w:delText>
        </w:r>
        <w:r w:rsidR="004B07D6" w:rsidDel="00F416C2">
          <w:rPr>
            <w:noProof/>
            <w:webHidden/>
          </w:rPr>
          <w:fldChar w:fldCharType="end"/>
        </w:r>
        <w:r w:rsidDel="00F416C2">
          <w:rPr>
            <w:noProof/>
          </w:rPr>
          <w:fldChar w:fldCharType="end"/>
        </w:r>
      </w:del>
    </w:p>
    <w:p w14:paraId="03F2C826" w14:textId="2FB16BC4" w:rsidR="004B07D6" w:rsidDel="00F416C2" w:rsidRDefault="003F5D0A">
      <w:pPr>
        <w:pStyle w:val="TOC1"/>
        <w:rPr>
          <w:del w:id="99" w:author="Danni Liu" w:date="2020-06-16T14:30:00Z"/>
          <w:rFonts w:eastAsiaTheme="minorEastAsia"/>
          <w:noProof/>
        </w:rPr>
      </w:pPr>
      <w:del w:id="100" w:author="Danni Liu" w:date="2020-06-16T14:30:00Z">
        <w:r w:rsidDel="00F416C2">
          <w:fldChar w:fldCharType="begin"/>
        </w:r>
        <w:r w:rsidDel="00F416C2">
          <w:delInstrText xml:space="preserve"> HYPERLINK \l "_Toc40807578" </w:delInstrText>
        </w:r>
        <w:r w:rsidDel="00F416C2">
          <w:fldChar w:fldCharType="separate"/>
        </w:r>
        <w:r w:rsidR="004B07D6" w:rsidRPr="00552ABF" w:rsidDel="00F416C2">
          <w:rPr>
            <w:rStyle w:val="Hyperlink"/>
            <w:noProof/>
          </w:rPr>
          <w:delText>13</w:delText>
        </w:r>
        <w:r w:rsidR="004B07D6" w:rsidDel="00F416C2">
          <w:rPr>
            <w:rFonts w:eastAsiaTheme="minorEastAsia"/>
            <w:noProof/>
          </w:rPr>
          <w:tab/>
        </w:r>
        <w:r w:rsidR="004B07D6" w:rsidRPr="00552ABF" w:rsidDel="00F416C2">
          <w:rPr>
            <w:rStyle w:val="Hyperlink"/>
            <w:noProof/>
          </w:rPr>
          <w:delText>Miscellaneous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_Toc40807578 \h </w:delInstrText>
        </w:r>
        <w:r w:rsidR="004B07D6" w:rsidDel="00F416C2">
          <w:rPr>
            <w:noProof/>
            <w:webHidden/>
          </w:rPr>
        </w:r>
        <w:r w:rsidR="004B07D6" w:rsidDel="00F416C2">
          <w:rPr>
            <w:noProof/>
            <w:webHidden/>
          </w:rPr>
          <w:fldChar w:fldCharType="separate"/>
        </w:r>
        <w:r w:rsidR="004B07D6" w:rsidDel="00F416C2">
          <w:rPr>
            <w:noProof/>
            <w:webHidden/>
          </w:rPr>
          <w:delText>39</w:delText>
        </w:r>
        <w:r w:rsidR="004B07D6" w:rsidDel="00F416C2">
          <w:rPr>
            <w:noProof/>
            <w:webHidden/>
          </w:rPr>
          <w:fldChar w:fldCharType="end"/>
        </w:r>
        <w:r w:rsidDel="00F416C2">
          <w:rPr>
            <w:noProof/>
          </w:rPr>
          <w:fldChar w:fldCharType="end"/>
        </w:r>
      </w:del>
    </w:p>
    <w:p w14:paraId="13F4FCB9" w14:textId="50D06606" w:rsidR="004B07D6" w:rsidDel="00F416C2" w:rsidRDefault="003F5D0A">
      <w:pPr>
        <w:pStyle w:val="TOC2"/>
        <w:tabs>
          <w:tab w:val="left" w:pos="880"/>
          <w:tab w:val="right" w:leader="dot" w:pos="10790"/>
        </w:tabs>
        <w:rPr>
          <w:del w:id="101" w:author="Danni Liu" w:date="2020-06-16T14:30:00Z"/>
          <w:rFonts w:eastAsiaTheme="minorEastAsia"/>
          <w:noProof/>
        </w:rPr>
      </w:pPr>
      <w:del w:id="102" w:author="Danni Liu" w:date="2020-06-16T14:30:00Z">
        <w:r w:rsidDel="00F416C2">
          <w:fldChar w:fldCharType="begin"/>
        </w:r>
        <w:r w:rsidDel="00F416C2">
          <w:delInstrText xml:space="preserve"> HYPERLINK \l "_Toc40807579" </w:delInstrText>
        </w:r>
        <w:r w:rsidDel="00F416C2">
          <w:fldChar w:fldCharType="separate"/>
        </w:r>
        <w:r w:rsidR="004B07D6" w:rsidRPr="00552ABF" w:rsidDel="00F416C2">
          <w:rPr>
            <w:rStyle w:val="Hyperlink"/>
            <w:noProof/>
          </w:rPr>
          <w:delText>13.1</w:delText>
        </w:r>
        <w:r w:rsidR="004B07D6" w:rsidDel="00F416C2">
          <w:rPr>
            <w:rFonts w:eastAsiaTheme="minorEastAsia"/>
            <w:noProof/>
          </w:rPr>
          <w:tab/>
        </w:r>
        <w:r w:rsidR="004B07D6" w:rsidRPr="00552ABF" w:rsidDel="00F416C2">
          <w:rPr>
            <w:rStyle w:val="Hyperlink"/>
            <w:noProof/>
          </w:rPr>
          <w:delText>Bypass HALO for online flow:</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_Toc40807579 \h </w:delInstrText>
        </w:r>
        <w:r w:rsidR="004B07D6" w:rsidDel="00F416C2">
          <w:rPr>
            <w:noProof/>
            <w:webHidden/>
          </w:rPr>
        </w:r>
        <w:r w:rsidR="004B07D6" w:rsidDel="00F416C2">
          <w:rPr>
            <w:noProof/>
            <w:webHidden/>
          </w:rPr>
          <w:fldChar w:fldCharType="separate"/>
        </w:r>
        <w:r w:rsidR="004B07D6" w:rsidDel="00F416C2">
          <w:rPr>
            <w:noProof/>
            <w:webHidden/>
          </w:rPr>
          <w:delText>39</w:delText>
        </w:r>
        <w:r w:rsidR="004B07D6" w:rsidDel="00F416C2">
          <w:rPr>
            <w:noProof/>
            <w:webHidden/>
          </w:rPr>
          <w:fldChar w:fldCharType="end"/>
        </w:r>
        <w:r w:rsidDel="00F416C2">
          <w:rPr>
            <w:noProof/>
          </w:rPr>
          <w:fldChar w:fldCharType="end"/>
        </w:r>
      </w:del>
    </w:p>
    <w:p w14:paraId="38901169" w14:textId="1C373D6C" w:rsidR="00810257" w:rsidRPr="005616F4" w:rsidDel="00F416C2" w:rsidRDefault="00810257" w:rsidP="00810257">
      <w:pPr>
        <w:rPr>
          <w:del w:id="103" w:author="Danni Liu" w:date="2020-06-16T14:30:00Z"/>
        </w:rPr>
      </w:pPr>
      <w:del w:id="104" w:author="Danni Liu" w:date="2020-06-16T14:30:00Z">
        <w:r w:rsidRPr="006D0C73" w:rsidDel="00F416C2">
          <w:fldChar w:fldCharType="end"/>
        </w:r>
      </w:del>
    </w:p>
    <w:p w14:paraId="09F8B892" w14:textId="77777777" w:rsidR="00976C29" w:rsidDel="00F416C2" w:rsidRDefault="00976C29" w:rsidP="00997B60">
      <w:pPr>
        <w:rPr>
          <w:del w:id="105" w:author="Danni Liu" w:date="2020-06-16T14:30:00Z"/>
          <w:noProof/>
        </w:rPr>
      </w:pPr>
    </w:p>
    <w:p w14:paraId="25CD8132" w14:textId="2FE21F11" w:rsidR="0010017A" w:rsidDel="00F416C2" w:rsidRDefault="0010017A" w:rsidP="00997B60">
      <w:pPr>
        <w:rPr>
          <w:del w:id="106" w:author="Danni Liu" w:date="2020-06-16T14:30:00Z"/>
          <w:rFonts w:ascii="Arial" w:hAnsi="Arial"/>
          <w:b/>
        </w:rPr>
      </w:pPr>
    </w:p>
    <w:p w14:paraId="57E231EE" w14:textId="77777777" w:rsidR="00997B60" w:rsidRDefault="00997B60" w:rsidP="00997B60">
      <w:pPr>
        <w:rPr>
          <w:rFonts w:ascii="Arial" w:hAnsi="Arial"/>
          <w:b/>
        </w:rPr>
      </w:pPr>
      <w:r>
        <w:rPr>
          <w:rFonts w:ascii="Arial" w:hAnsi="Arial"/>
          <w:b/>
        </w:rPr>
        <w:t>Revisions</w:t>
      </w:r>
    </w:p>
    <w:p w14:paraId="1BA25E57" w14:textId="77777777" w:rsidR="00997B60" w:rsidRDefault="00997B60" w:rsidP="00997B60">
      <w:pPr>
        <w:rPr>
          <w:rFonts w:ascii="Arial" w:hAnsi="Arial"/>
          <w:b/>
        </w:rPr>
      </w:pPr>
    </w:p>
    <w:tbl>
      <w:tblPr>
        <w:tblW w:w="0" w:type="auto"/>
        <w:tblInd w:w="5" w:type="dxa"/>
        <w:tblLayout w:type="fixed"/>
        <w:tblLook w:val="0000" w:firstRow="0" w:lastRow="0" w:firstColumn="0" w:lastColumn="0" w:noHBand="0" w:noVBand="0"/>
      </w:tblPr>
      <w:tblGrid>
        <w:gridCol w:w="1065"/>
        <w:gridCol w:w="1065"/>
        <w:gridCol w:w="1997"/>
        <w:gridCol w:w="4394"/>
      </w:tblGrid>
      <w:tr w:rsidR="00997B60" w14:paraId="2B32FEC1" w14:textId="77777777" w:rsidTr="003B00EB">
        <w:trPr>
          <w:cantSplit/>
          <w:trHeight w:val="403"/>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F09F224" w14:textId="77777777" w:rsidR="00997B60" w:rsidRDefault="00997B60" w:rsidP="00BA527A">
            <w:pPr>
              <w:jc w:val="center"/>
              <w:rPr>
                <w:rFonts w:ascii="Arial" w:hAnsi="Arial"/>
                <w:b/>
                <w:sz w:val="20"/>
              </w:rPr>
            </w:pPr>
            <w:r>
              <w:rPr>
                <w:rFonts w:ascii="Arial" w:hAnsi="Arial"/>
                <w:b/>
                <w:sz w:val="20"/>
              </w:rPr>
              <w:t>Version</w:t>
            </w:r>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B9B344E" w14:textId="77777777" w:rsidR="00997B60" w:rsidRDefault="00997B60" w:rsidP="00BA527A">
            <w:pPr>
              <w:jc w:val="center"/>
              <w:rPr>
                <w:rFonts w:ascii="Arial" w:hAnsi="Arial"/>
                <w:b/>
                <w:sz w:val="20"/>
              </w:rPr>
            </w:pPr>
            <w:r>
              <w:rPr>
                <w:rFonts w:ascii="Arial" w:hAnsi="Arial"/>
                <w:b/>
                <w:sz w:val="20"/>
              </w:rPr>
              <w:t>Date</w:t>
            </w:r>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C327D64" w14:textId="77777777" w:rsidR="00997B60" w:rsidRDefault="00997B60" w:rsidP="00BA527A">
            <w:pPr>
              <w:jc w:val="center"/>
              <w:rPr>
                <w:rFonts w:ascii="Arial" w:hAnsi="Arial"/>
                <w:b/>
                <w:sz w:val="20"/>
              </w:rPr>
            </w:pPr>
            <w:r>
              <w:rPr>
                <w:rFonts w:ascii="Arial" w:hAnsi="Arial"/>
                <w:b/>
                <w:sz w:val="20"/>
              </w:rPr>
              <w:t>User</w:t>
            </w:r>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010BEC" w14:textId="77777777" w:rsidR="00997B60" w:rsidRDefault="00997B60" w:rsidP="00BA527A">
            <w:pPr>
              <w:rPr>
                <w:rFonts w:ascii="Arial" w:hAnsi="Arial"/>
                <w:b/>
                <w:sz w:val="20"/>
              </w:rPr>
            </w:pPr>
            <w:r>
              <w:rPr>
                <w:rFonts w:ascii="Arial" w:hAnsi="Arial"/>
                <w:b/>
                <w:sz w:val="20"/>
              </w:rPr>
              <w:t>Modifications</w:t>
            </w:r>
          </w:p>
        </w:tc>
      </w:tr>
      <w:tr w:rsidR="00997B60" w14:paraId="4F2C5945" w14:textId="77777777" w:rsidTr="003B00EB">
        <w:trPr>
          <w:cantSplit/>
          <w:trHeight w:val="40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E63F76C" w14:textId="51A388D5" w:rsidR="00997B60" w:rsidRDefault="00997B60" w:rsidP="00BA527A">
            <w:pPr>
              <w:jc w:val="center"/>
              <w:rPr>
                <w:rFonts w:ascii="Arial" w:hAnsi="Arial"/>
                <w:sz w:val="18"/>
              </w:rPr>
            </w:pPr>
            <w:del w:id="107" w:author="Danni Liu" w:date="2020-07-11T11:11:00Z">
              <w:r w:rsidDel="00D66BC5">
                <w:rPr>
                  <w:rFonts w:ascii="Arial" w:hAnsi="Arial"/>
                  <w:sz w:val="18"/>
                </w:rPr>
                <w:delText>1.0</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C17C4C0" w14:textId="27430856" w:rsidR="00997B60" w:rsidRDefault="00997B60" w:rsidP="00BA527A">
            <w:pPr>
              <w:jc w:val="center"/>
              <w:rPr>
                <w:rFonts w:ascii="Arial" w:hAnsi="Arial"/>
                <w:sz w:val="18"/>
              </w:rPr>
            </w:pPr>
            <w:del w:id="108" w:author="Danni Liu" w:date="2020-07-11T11:11:00Z">
              <w:r w:rsidDel="00D66BC5">
                <w:rPr>
                  <w:rFonts w:ascii="Arial" w:hAnsi="Arial"/>
                  <w:sz w:val="18"/>
                </w:rPr>
                <w:delText>06/18/</w:delText>
              </w:r>
            </w:del>
            <w:del w:id="109" w:author="Danni Liu" w:date="2020-06-16T14:31:00Z">
              <w:r w:rsidDel="00F416C2">
                <w:rPr>
                  <w:rFonts w:ascii="Arial" w:hAnsi="Arial"/>
                  <w:sz w:val="18"/>
                </w:rPr>
                <w:delText>09</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6E3BD68" w14:textId="74B0763D" w:rsidR="00997B60" w:rsidRPr="00997B60" w:rsidDel="00F416C2" w:rsidRDefault="00997B60" w:rsidP="00BA527A">
            <w:pPr>
              <w:jc w:val="center"/>
              <w:rPr>
                <w:del w:id="110" w:author="Danni Liu" w:date="2020-06-16T14:32:00Z"/>
                <w:rFonts w:ascii="Arial" w:hAnsi="Arial"/>
                <w:color w:val="0070C0"/>
                <w:sz w:val="18"/>
              </w:rPr>
            </w:pPr>
          </w:p>
          <w:p w14:paraId="19E63FCF" w14:textId="31594EC9" w:rsidR="00997B60" w:rsidRPr="00997B60" w:rsidRDefault="003F5D0A">
            <w:pPr>
              <w:jc w:val="center"/>
              <w:rPr>
                <w:color w:val="0070C0"/>
              </w:rPr>
            </w:pPr>
            <w:del w:id="111" w:author="Danni Liu" w:date="2020-06-16T14:31:00Z">
              <w:r w:rsidDel="00F416C2">
                <w:fldChar w:fldCharType="begin"/>
              </w:r>
              <w:r w:rsidDel="00F416C2">
                <w:delInstrText xml:space="preserve"> HYPERLINK "mailto:aj9883@att.com" </w:delInstrText>
              </w:r>
              <w:r w:rsidDel="00F416C2">
                <w:fldChar w:fldCharType="separate"/>
              </w:r>
              <w:r w:rsidR="00997B60" w:rsidRPr="00997B60" w:rsidDel="00F416C2">
                <w:rPr>
                  <w:rStyle w:val="Hyperlink1"/>
                  <w:rFonts w:ascii="Arial" w:hAnsi="Arial"/>
                  <w:color w:val="0070C0"/>
                  <w:sz w:val="18"/>
                </w:rPr>
                <w:delText>aj9883@att.com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12AB9F2" w14:textId="32229B66" w:rsidR="00997B60" w:rsidRDefault="00997B60" w:rsidP="00BA527A">
            <w:pPr>
              <w:rPr>
                <w:rFonts w:ascii="Arial" w:hAnsi="Arial"/>
                <w:sz w:val="18"/>
              </w:rPr>
            </w:pPr>
            <w:del w:id="112" w:author="Danni Liu" w:date="2020-07-11T11:11:00Z">
              <w:r w:rsidDel="00D66BC5">
                <w:rPr>
                  <w:rFonts w:ascii="Arial" w:hAnsi="Arial"/>
                  <w:sz w:val="18"/>
                </w:rPr>
                <w:delText>Initial document</w:delText>
              </w:r>
            </w:del>
          </w:p>
        </w:tc>
      </w:tr>
      <w:tr w:rsidR="00997B60" w14:paraId="11190A8B" w14:textId="77777777" w:rsidTr="003B00EB">
        <w:trPr>
          <w:cantSplit/>
          <w:trHeight w:val="29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3699C88" w14:textId="2F41D3EB" w:rsidR="00997B60" w:rsidRDefault="00997B60" w:rsidP="00BA527A">
            <w:pPr>
              <w:jc w:val="center"/>
              <w:rPr>
                <w:rFonts w:ascii="Arial" w:hAnsi="Arial"/>
                <w:sz w:val="18"/>
              </w:rPr>
            </w:pPr>
            <w:del w:id="113" w:author="Danni Liu" w:date="2020-06-16T14:32:00Z">
              <w:r w:rsidDel="00F416C2">
                <w:rPr>
                  <w:rFonts w:ascii="Arial" w:hAnsi="Arial"/>
                  <w:sz w:val="18"/>
                </w:rPr>
                <w:delText>1.1</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5A6FFE6" w14:textId="509640D4" w:rsidR="00997B60" w:rsidRDefault="00997B60" w:rsidP="00BA527A">
            <w:pPr>
              <w:jc w:val="center"/>
              <w:rPr>
                <w:rFonts w:ascii="Arial" w:hAnsi="Arial"/>
                <w:sz w:val="18"/>
              </w:rPr>
            </w:pPr>
            <w:del w:id="114" w:author="Danni Liu" w:date="2020-06-16T14:32:00Z">
              <w:r w:rsidDel="00F416C2">
                <w:rPr>
                  <w:rFonts w:ascii="Arial" w:hAnsi="Arial"/>
                  <w:sz w:val="18"/>
                </w:rPr>
                <w:delText>06/28/09</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2B3E302" w14:textId="50B52697" w:rsidR="00997B60" w:rsidRPr="00997B60" w:rsidRDefault="003F5D0A" w:rsidP="00BA527A">
            <w:pPr>
              <w:jc w:val="center"/>
              <w:rPr>
                <w:color w:val="0070C0"/>
              </w:rPr>
            </w:pPr>
            <w:del w:id="115" w:author="Danni Liu" w:date="2020-06-16T14:32:00Z">
              <w:r w:rsidDel="00F416C2">
                <w:fldChar w:fldCharType="begin"/>
              </w:r>
              <w:r w:rsidDel="00F416C2">
                <w:delInstrText xml:space="preserve"> HYPERLINK "mailto:ns1807@att.com" </w:delInstrText>
              </w:r>
              <w:r w:rsidDel="00F416C2">
                <w:fldChar w:fldCharType="separate"/>
              </w:r>
              <w:r w:rsidR="00997B60" w:rsidRPr="00997B60" w:rsidDel="00F416C2">
                <w:rPr>
                  <w:rStyle w:val="Hyperlink1"/>
                  <w:rFonts w:ascii="Arial" w:hAnsi="Arial"/>
                  <w:color w:val="0070C0"/>
                  <w:sz w:val="18"/>
                </w:rPr>
                <w:delText>ns1807@att.com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A18B65E" w14:textId="4A305155" w:rsidR="00997B60" w:rsidRDefault="00997B60" w:rsidP="00BA527A">
            <w:pPr>
              <w:rPr>
                <w:rFonts w:ascii="Arial" w:hAnsi="Arial"/>
                <w:sz w:val="18"/>
              </w:rPr>
            </w:pPr>
            <w:del w:id="116" w:author="Danni Liu" w:date="2020-06-16T14:32:00Z">
              <w:r w:rsidDel="00F416C2">
                <w:rPr>
                  <w:rFonts w:ascii="Arial" w:hAnsi="Arial"/>
                  <w:sz w:val="18"/>
                </w:rPr>
                <w:delText>Updated Misc section</w:delText>
              </w:r>
            </w:del>
          </w:p>
        </w:tc>
      </w:tr>
      <w:tr w:rsidR="00997B60" w14:paraId="02FE53B3" w14:textId="77777777" w:rsidTr="003B00EB">
        <w:trPr>
          <w:cantSplit/>
          <w:trHeight w:val="40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B63A89" w14:textId="7471945D" w:rsidR="00997B60" w:rsidRDefault="00997B60" w:rsidP="00BA527A">
            <w:pPr>
              <w:jc w:val="center"/>
              <w:rPr>
                <w:rFonts w:ascii="Arial" w:hAnsi="Arial"/>
                <w:sz w:val="18"/>
              </w:rPr>
            </w:pPr>
            <w:del w:id="117" w:author="Danni Liu" w:date="2020-06-16T14:32:00Z">
              <w:r w:rsidDel="00F416C2">
                <w:rPr>
                  <w:rFonts w:ascii="Arial" w:hAnsi="Arial"/>
                  <w:sz w:val="18"/>
                </w:rPr>
                <w:delText>1.2</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1F04A8C" w14:textId="6A846708" w:rsidR="00997B60" w:rsidRDefault="00997B60" w:rsidP="00BA527A">
            <w:pPr>
              <w:jc w:val="center"/>
              <w:rPr>
                <w:rFonts w:ascii="Arial" w:hAnsi="Arial"/>
                <w:sz w:val="18"/>
              </w:rPr>
            </w:pPr>
            <w:del w:id="118" w:author="Danni Liu" w:date="2020-06-16T14:32:00Z">
              <w:r w:rsidDel="00F416C2">
                <w:rPr>
                  <w:rFonts w:ascii="Arial" w:hAnsi="Arial"/>
                  <w:sz w:val="18"/>
                </w:rPr>
                <w:delText>03/22/10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A68C038" w14:textId="64E89033" w:rsidR="00997B60" w:rsidRPr="00997B60" w:rsidDel="00F416C2" w:rsidRDefault="003F5D0A" w:rsidP="00BA527A">
            <w:pPr>
              <w:jc w:val="center"/>
              <w:rPr>
                <w:del w:id="119" w:author="Danni Liu" w:date="2020-06-16T14:32:00Z"/>
                <w:rFonts w:ascii="Arial" w:hAnsi="Arial"/>
                <w:color w:val="0070C0"/>
                <w:sz w:val="18"/>
              </w:rPr>
            </w:pPr>
            <w:del w:id="120" w:author="Danni Liu" w:date="2020-06-16T14:32:00Z">
              <w:r w:rsidDel="00F416C2">
                <w:fldChar w:fldCharType="begin"/>
              </w:r>
              <w:r w:rsidDel="00F416C2">
                <w:delInstrText xml:space="preserve"> HYPERLINK "mailto:rc299g@att.com" </w:delInstrText>
              </w:r>
              <w:r w:rsidDel="00F416C2">
                <w:fldChar w:fldCharType="separate"/>
              </w:r>
              <w:r w:rsidR="00997B60" w:rsidRPr="00997B60" w:rsidDel="00F416C2">
                <w:rPr>
                  <w:rStyle w:val="Hyperlink1"/>
                  <w:rFonts w:ascii="Arial" w:hAnsi="Arial"/>
                  <w:color w:val="0070C0"/>
                  <w:sz w:val="18"/>
                </w:rPr>
                <w:delText>rc299g@att.com</w:delText>
              </w:r>
              <w:r w:rsidDel="00F416C2">
                <w:rPr>
                  <w:rStyle w:val="Hyperlink1"/>
                  <w:rFonts w:ascii="Arial" w:hAnsi="Arial"/>
                  <w:color w:val="0070C0"/>
                  <w:sz w:val="18"/>
                </w:rPr>
                <w:fldChar w:fldCharType="end"/>
              </w:r>
            </w:del>
          </w:p>
          <w:p w14:paraId="6FA2D246" w14:textId="2ECF8740" w:rsidR="00997B60" w:rsidRPr="00997B60" w:rsidRDefault="003F5D0A" w:rsidP="00BA527A">
            <w:pPr>
              <w:jc w:val="center"/>
              <w:rPr>
                <w:color w:val="0070C0"/>
              </w:rPr>
            </w:pPr>
            <w:del w:id="121" w:author="Danni Liu" w:date="2020-06-16T14:32:00Z">
              <w:r w:rsidDel="00F416C2">
                <w:fldChar w:fldCharType="begin"/>
              </w:r>
              <w:r w:rsidDel="00F416C2">
                <w:delInstrText xml:space="preserve"> HYPERLINK "mailto:ns1807@att.com" </w:delInstrText>
              </w:r>
              <w:r w:rsidDel="00F416C2">
                <w:fldChar w:fldCharType="separate"/>
              </w:r>
              <w:r w:rsidR="00997B60" w:rsidRPr="00997B60" w:rsidDel="00F416C2">
                <w:rPr>
                  <w:rStyle w:val="Hyperlink1"/>
                  <w:rFonts w:ascii="Arial" w:hAnsi="Arial"/>
                  <w:color w:val="0070C0"/>
                  <w:sz w:val="18"/>
                </w:rPr>
                <w:delText>ns1807@att.com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469AE88" w14:textId="3A50D1C9" w:rsidR="00997B60" w:rsidDel="00F416C2" w:rsidRDefault="00997B60" w:rsidP="00BA527A">
            <w:pPr>
              <w:rPr>
                <w:del w:id="122" w:author="Danni Liu" w:date="2020-06-16T14:32:00Z"/>
                <w:rFonts w:ascii="Arial" w:hAnsi="Arial"/>
                <w:sz w:val="18"/>
              </w:rPr>
            </w:pPr>
            <w:del w:id="123" w:author="Danni Liu" w:date="2020-06-16T14:32:00Z">
              <w:r w:rsidDel="00F416C2">
                <w:rPr>
                  <w:rFonts w:ascii="Arial" w:hAnsi="Arial"/>
                  <w:sz w:val="18"/>
                </w:rPr>
                <w:delText>Updated doc for ATG9.1</w:delText>
              </w:r>
            </w:del>
          </w:p>
          <w:p w14:paraId="75596ED8" w14:textId="498CF046" w:rsidR="00997B60" w:rsidRDefault="00997B60" w:rsidP="00BA527A">
            <w:pPr>
              <w:rPr>
                <w:rFonts w:ascii="Arial" w:hAnsi="Arial"/>
                <w:sz w:val="18"/>
              </w:rPr>
            </w:pPr>
            <w:del w:id="124" w:author="Danni Liu" w:date="2020-06-16T14:32:00Z">
              <w:r w:rsidDel="00F416C2">
                <w:rPr>
                  <w:rFonts w:ascii="Arial" w:hAnsi="Arial"/>
                  <w:sz w:val="18"/>
                </w:rPr>
                <w:delText>Added ACC and BCC setup</w:delText>
              </w:r>
            </w:del>
          </w:p>
        </w:tc>
      </w:tr>
      <w:tr w:rsidR="00997B60" w14:paraId="2EAE5785" w14:textId="77777777" w:rsidTr="003B00EB">
        <w:trPr>
          <w:cantSplit/>
          <w:trHeight w:val="29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1DDBDFC" w14:textId="660F528B" w:rsidR="00997B60" w:rsidRDefault="00997B60" w:rsidP="00BA527A">
            <w:pPr>
              <w:jc w:val="center"/>
              <w:rPr>
                <w:rFonts w:ascii="Arial" w:hAnsi="Arial"/>
                <w:sz w:val="18"/>
              </w:rPr>
            </w:pPr>
            <w:del w:id="125" w:author="Danni Liu" w:date="2020-06-16T14:32:00Z">
              <w:r w:rsidDel="00F416C2">
                <w:rPr>
                  <w:rFonts w:ascii="Arial" w:hAnsi="Arial"/>
                  <w:sz w:val="18"/>
                </w:rPr>
                <w:delText>1.3</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2CE6315" w14:textId="03762252" w:rsidR="00997B60" w:rsidRDefault="00997B60" w:rsidP="00BA527A">
            <w:pPr>
              <w:jc w:val="center"/>
              <w:rPr>
                <w:rFonts w:ascii="Arial" w:hAnsi="Arial"/>
                <w:sz w:val="18"/>
              </w:rPr>
            </w:pPr>
            <w:del w:id="126" w:author="Danni Liu" w:date="2020-06-16T14:32:00Z">
              <w:r w:rsidDel="00F416C2">
                <w:rPr>
                  <w:rFonts w:ascii="Arial" w:hAnsi="Arial"/>
                  <w:sz w:val="18"/>
                </w:rPr>
                <w:delText>04/07/10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2BC1B2F" w14:textId="6316F9B3" w:rsidR="00997B60" w:rsidRPr="00997B60" w:rsidRDefault="003F5D0A" w:rsidP="00BA527A">
            <w:pPr>
              <w:jc w:val="center"/>
              <w:rPr>
                <w:color w:val="0070C0"/>
              </w:rPr>
            </w:pPr>
            <w:del w:id="127" w:author="Danni Liu" w:date="2020-06-16T14:32:00Z">
              <w:r w:rsidDel="00F416C2">
                <w:fldChar w:fldCharType="begin"/>
              </w:r>
              <w:r w:rsidDel="00F416C2">
                <w:delInstrText xml:space="preserve"> HYPERLINK "mailto:ns1807@att.com" </w:delInstrText>
              </w:r>
              <w:r w:rsidDel="00F416C2">
                <w:fldChar w:fldCharType="separate"/>
              </w:r>
              <w:r w:rsidR="00997B60" w:rsidRPr="00997B60" w:rsidDel="00F416C2">
                <w:rPr>
                  <w:rStyle w:val="Hyperlink1"/>
                  <w:rFonts w:ascii="Arial" w:hAnsi="Arial"/>
                  <w:color w:val="0070C0"/>
                  <w:sz w:val="18"/>
                </w:rPr>
                <w:delText>ns1807@att.com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56BABE6" w14:textId="27E69713" w:rsidR="00997B60" w:rsidRDefault="00997B60" w:rsidP="00BA527A">
            <w:pPr>
              <w:rPr>
                <w:rFonts w:ascii="Arial" w:hAnsi="Arial"/>
                <w:sz w:val="18"/>
              </w:rPr>
            </w:pPr>
            <w:del w:id="128" w:author="Danni Liu" w:date="2020-06-16T14:32:00Z">
              <w:r w:rsidDel="00F416C2">
                <w:rPr>
                  <w:rFonts w:ascii="Arial" w:hAnsi="Arial"/>
                  <w:sz w:val="18"/>
                </w:rPr>
                <w:delText>Added the checklist/workarounds section</w:delText>
              </w:r>
            </w:del>
          </w:p>
        </w:tc>
      </w:tr>
      <w:tr w:rsidR="00997B60" w:rsidDel="00F416C2" w14:paraId="42B1D376" w14:textId="1810936E" w:rsidTr="003B00EB">
        <w:trPr>
          <w:cantSplit/>
          <w:trHeight w:val="290"/>
          <w:del w:id="129" w:author="Danni Liu" w:date="2020-06-16T14:31: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1604F4C" w14:textId="65ABA7A2" w:rsidR="00997B60" w:rsidDel="00F416C2" w:rsidRDefault="00997B60" w:rsidP="00BA527A">
            <w:pPr>
              <w:jc w:val="center"/>
              <w:rPr>
                <w:del w:id="130" w:author="Danni Liu" w:date="2020-06-16T14:31:00Z"/>
                <w:rFonts w:ascii="Arial" w:hAnsi="Arial"/>
                <w:sz w:val="18"/>
              </w:rPr>
            </w:pPr>
            <w:del w:id="131" w:author="Danni Liu" w:date="2020-06-16T14:31:00Z">
              <w:r w:rsidDel="00F416C2">
                <w:rPr>
                  <w:rFonts w:ascii="Arial" w:hAnsi="Arial"/>
                  <w:sz w:val="18"/>
                </w:rPr>
                <w:delText>1.4</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6CF097A" w14:textId="232FC30F" w:rsidR="00997B60" w:rsidDel="00F416C2" w:rsidRDefault="00997B60" w:rsidP="00BA527A">
            <w:pPr>
              <w:jc w:val="center"/>
              <w:rPr>
                <w:del w:id="132" w:author="Danni Liu" w:date="2020-06-16T14:31:00Z"/>
                <w:rFonts w:ascii="Arial" w:hAnsi="Arial"/>
                <w:sz w:val="18"/>
              </w:rPr>
            </w:pPr>
            <w:del w:id="133" w:author="Danni Liu" w:date="2020-06-16T14:31:00Z">
              <w:r w:rsidDel="00F416C2">
                <w:rPr>
                  <w:rFonts w:ascii="Arial" w:hAnsi="Arial"/>
                  <w:sz w:val="18"/>
                </w:rPr>
                <w:delText>10/21/10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FAB5255" w14:textId="3D7AE83B" w:rsidR="00997B60" w:rsidRPr="00997B60" w:rsidDel="00F416C2" w:rsidRDefault="003F5D0A" w:rsidP="00BA527A">
            <w:pPr>
              <w:jc w:val="center"/>
              <w:rPr>
                <w:del w:id="134" w:author="Danni Liu" w:date="2020-06-16T14:31:00Z"/>
                <w:color w:val="0070C0"/>
              </w:rPr>
            </w:pPr>
            <w:del w:id="135" w:author="Danni Liu" w:date="2020-06-16T14:31:00Z">
              <w:r w:rsidDel="00F416C2">
                <w:fldChar w:fldCharType="begin"/>
              </w:r>
              <w:r w:rsidDel="00F416C2">
                <w:delInstrText xml:space="preserve"> HYPERLINK "mailto:mm6133@att.com" </w:delInstrText>
              </w:r>
              <w:r w:rsidDel="00F416C2">
                <w:fldChar w:fldCharType="separate"/>
              </w:r>
              <w:r w:rsidR="00997B60" w:rsidRPr="00997B60" w:rsidDel="00F416C2">
                <w:rPr>
                  <w:rStyle w:val="Hyperlink1"/>
                  <w:rFonts w:ascii="Arial" w:hAnsi="Arial"/>
                  <w:color w:val="0070C0"/>
                  <w:sz w:val="18"/>
                </w:rPr>
                <w:delText>mm6133@att.com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A824586" w14:textId="448E0989" w:rsidR="00997B60" w:rsidDel="00F416C2" w:rsidRDefault="00997B60" w:rsidP="00BA527A">
            <w:pPr>
              <w:rPr>
                <w:del w:id="136" w:author="Danni Liu" w:date="2020-06-16T14:31:00Z"/>
                <w:rFonts w:ascii="Arial" w:hAnsi="Arial"/>
                <w:sz w:val="18"/>
              </w:rPr>
            </w:pPr>
            <w:del w:id="137" w:author="Danni Liu" w:date="2020-06-16T14:31:00Z">
              <w:r w:rsidDel="00F416C2">
                <w:rPr>
                  <w:rFonts w:ascii="Arial" w:hAnsi="Arial"/>
                  <w:sz w:val="18"/>
                </w:rPr>
                <w:delText>Updated with ATG9.1_p3, JDK1.6_16 and WLS10.3.2</w:delText>
              </w:r>
            </w:del>
          </w:p>
        </w:tc>
      </w:tr>
      <w:tr w:rsidR="00997B60" w:rsidDel="00F416C2" w14:paraId="7A4F8238" w14:textId="264B77C2" w:rsidTr="003B00EB">
        <w:trPr>
          <w:cantSplit/>
          <w:trHeight w:val="290"/>
          <w:del w:id="138" w:author="Danni Liu" w:date="2020-06-16T14:31: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B0A2F08" w14:textId="19E2A55A" w:rsidR="00997B60" w:rsidDel="00F416C2" w:rsidRDefault="00997B60" w:rsidP="00BA527A">
            <w:pPr>
              <w:jc w:val="center"/>
              <w:rPr>
                <w:del w:id="139" w:author="Danni Liu" w:date="2020-06-16T14:31:00Z"/>
                <w:rFonts w:ascii="Arial" w:hAnsi="Arial"/>
                <w:sz w:val="18"/>
              </w:rPr>
            </w:pPr>
            <w:del w:id="140" w:author="Danni Liu" w:date="2020-06-16T14:31:00Z">
              <w:r w:rsidDel="00F416C2">
                <w:rPr>
                  <w:rFonts w:ascii="Arial" w:hAnsi="Arial"/>
                  <w:sz w:val="18"/>
                </w:rPr>
                <w:delText>2.0</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0BB2598" w14:textId="199DB999" w:rsidR="00997B60" w:rsidDel="00F416C2" w:rsidRDefault="00997B60" w:rsidP="00BA527A">
            <w:pPr>
              <w:jc w:val="center"/>
              <w:rPr>
                <w:del w:id="141" w:author="Danni Liu" w:date="2020-06-16T14:31:00Z"/>
                <w:rFonts w:ascii="Arial" w:hAnsi="Arial"/>
                <w:sz w:val="18"/>
              </w:rPr>
            </w:pPr>
            <w:del w:id="142" w:author="Danni Liu" w:date="2020-06-16T14:31:00Z">
              <w:r w:rsidDel="00F416C2">
                <w:rPr>
                  <w:rFonts w:ascii="Arial" w:hAnsi="Arial"/>
                  <w:sz w:val="18"/>
                </w:rPr>
                <w:delText>11/15/11</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69DE9F8" w14:textId="46E4B340" w:rsidR="00997B60" w:rsidRPr="00997B60" w:rsidDel="00F416C2" w:rsidRDefault="003F5D0A" w:rsidP="00997B60">
            <w:pPr>
              <w:jc w:val="center"/>
              <w:rPr>
                <w:del w:id="143" w:author="Danni Liu" w:date="2020-06-16T14:31:00Z"/>
                <w:rFonts w:ascii="Arial" w:hAnsi="Arial"/>
                <w:color w:val="0070C0"/>
                <w:sz w:val="18"/>
              </w:rPr>
            </w:pPr>
            <w:del w:id="144" w:author="Danni Liu" w:date="2020-06-16T14:31:00Z">
              <w:r w:rsidDel="00F416C2">
                <w:fldChar w:fldCharType="begin"/>
              </w:r>
              <w:r w:rsidDel="00F416C2">
                <w:delInstrText xml:space="preserve"> HYPERLINK "mailto:ro7007@att.com" </w:delInstrText>
              </w:r>
              <w:r w:rsidDel="00F416C2">
                <w:fldChar w:fldCharType="separate"/>
              </w:r>
              <w:r w:rsidR="00997B60" w:rsidRPr="00997B60" w:rsidDel="00F416C2">
                <w:rPr>
                  <w:rStyle w:val="Hyperlink"/>
                  <w:rFonts w:ascii="Arial" w:hAnsi="Arial"/>
                  <w:color w:val="0070C0"/>
                  <w:sz w:val="18"/>
                </w:rPr>
                <w:delText>ro7007@att.com</w:delText>
              </w:r>
              <w:r w:rsidDel="00F416C2">
                <w:rPr>
                  <w:rStyle w:val="Hyperlink"/>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325C050" w14:textId="7B2DC780" w:rsidR="00997B60" w:rsidDel="00F416C2" w:rsidRDefault="00997B60" w:rsidP="00BA527A">
            <w:pPr>
              <w:rPr>
                <w:del w:id="145" w:author="Danni Liu" w:date="2020-06-16T14:31:00Z"/>
                <w:rFonts w:ascii="Arial" w:hAnsi="Arial"/>
                <w:sz w:val="18"/>
              </w:rPr>
            </w:pPr>
            <w:del w:id="146" w:author="Danni Liu" w:date="2020-06-16T14:31:00Z">
              <w:r w:rsidDel="00F416C2">
                <w:rPr>
                  <w:rFonts w:ascii="Arial" w:hAnsi="Arial"/>
                  <w:sz w:val="18"/>
                </w:rPr>
                <w:delText>Upgrade to ATG 9.4, Weblogic 10.3.5, JDK 1.6_29</w:delText>
              </w:r>
            </w:del>
          </w:p>
        </w:tc>
      </w:tr>
      <w:tr w:rsidR="00997B60" w:rsidDel="00F416C2" w14:paraId="3C36CB17" w14:textId="5486970C" w:rsidTr="003B00EB">
        <w:trPr>
          <w:cantSplit/>
          <w:trHeight w:val="290"/>
          <w:del w:id="147" w:author="Danni Liu" w:date="2020-06-16T14:31: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7439148" w14:textId="3E191DEA" w:rsidR="00997B60" w:rsidDel="00F416C2" w:rsidRDefault="00997B60" w:rsidP="00BA527A">
            <w:pPr>
              <w:jc w:val="center"/>
              <w:rPr>
                <w:del w:id="148" w:author="Danni Liu" w:date="2020-06-16T14:31:00Z"/>
                <w:rFonts w:ascii="Arial" w:hAnsi="Arial"/>
                <w:sz w:val="18"/>
              </w:rPr>
            </w:pPr>
            <w:del w:id="149" w:author="Danni Liu" w:date="2020-06-16T14:31:00Z">
              <w:r w:rsidDel="00F416C2">
                <w:rPr>
                  <w:rFonts w:ascii="Arial" w:hAnsi="Arial"/>
                  <w:sz w:val="18"/>
                </w:rPr>
                <w:delText>3.0</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6296992" w14:textId="09608743" w:rsidR="00997B60" w:rsidDel="00F416C2" w:rsidRDefault="00997B60" w:rsidP="00BA527A">
            <w:pPr>
              <w:jc w:val="center"/>
              <w:rPr>
                <w:del w:id="150" w:author="Danni Liu" w:date="2020-06-16T14:31:00Z"/>
                <w:rFonts w:ascii="Arial" w:hAnsi="Arial"/>
                <w:sz w:val="18"/>
              </w:rPr>
            </w:pPr>
            <w:del w:id="151" w:author="Danni Liu" w:date="2020-06-16T14:31:00Z">
              <w:r w:rsidDel="00F416C2">
                <w:rPr>
                  <w:rFonts w:ascii="Arial" w:hAnsi="Arial"/>
                  <w:sz w:val="18"/>
                </w:rPr>
                <w:delText>08/26/16</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DC3EDE5" w14:textId="4DA2D3FB" w:rsidR="00997B60" w:rsidRPr="00997B60" w:rsidDel="00F416C2" w:rsidRDefault="003F5D0A" w:rsidP="00997B60">
            <w:pPr>
              <w:jc w:val="center"/>
              <w:rPr>
                <w:del w:id="152" w:author="Danni Liu" w:date="2020-06-16T14:31:00Z"/>
                <w:rFonts w:ascii="Arial" w:hAnsi="Arial"/>
                <w:color w:val="0070C0"/>
                <w:sz w:val="18"/>
              </w:rPr>
            </w:pPr>
            <w:del w:id="153" w:author="Danni Liu" w:date="2020-06-16T14:31:00Z">
              <w:r w:rsidDel="00F416C2">
                <w:fldChar w:fldCharType="begin"/>
              </w:r>
              <w:r w:rsidDel="00F416C2">
                <w:delInstrText xml:space="preserve"> HYPERLINK "mailto:rg246q@att.com" </w:delInstrText>
              </w:r>
              <w:r w:rsidDel="00F416C2">
                <w:fldChar w:fldCharType="separate"/>
              </w:r>
              <w:r w:rsidR="00997B60" w:rsidRPr="00997B60" w:rsidDel="00F416C2">
                <w:rPr>
                  <w:rStyle w:val="Hyperlink"/>
                  <w:color w:val="0070C0"/>
                </w:rPr>
                <w:delText>rg246q@att.com</w:delText>
              </w:r>
              <w:r w:rsidDel="00F416C2">
                <w:rPr>
                  <w:rStyle w:val="Hyperlink"/>
                  <w:color w:val="0070C0"/>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08A143A" w14:textId="11891F68" w:rsidR="00997B60" w:rsidDel="00F416C2" w:rsidRDefault="00997B60" w:rsidP="00BA527A">
            <w:pPr>
              <w:rPr>
                <w:del w:id="154" w:author="Danni Liu" w:date="2020-06-16T14:31:00Z"/>
                <w:rFonts w:ascii="Arial" w:hAnsi="Arial"/>
                <w:sz w:val="18"/>
              </w:rPr>
            </w:pPr>
            <w:del w:id="155" w:author="Danni Liu" w:date="2020-06-16T14:31:00Z">
              <w:r w:rsidDel="00F416C2">
                <w:rPr>
                  <w:rFonts w:ascii="Arial" w:hAnsi="Arial"/>
                  <w:sz w:val="18"/>
                </w:rPr>
                <w:delText>Upgrade to ATG 11.2, JBoss 6.4 EAP, JDK1.8.0_66</w:delText>
              </w:r>
            </w:del>
          </w:p>
        </w:tc>
      </w:tr>
      <w:tr w:rsidR="00997B60" w:rsidDel="00F416C2" w14:paraId="3B0B4A7C" w14:textId="5B541A5B" w:rsidTr="003B00EB">
        <w:trPr>
          <w:cantSplit/>
          <w:trHeight w:val="290"/>
          <w:del w:id="156" w:author="Danni Liu" w:date="2020-06-16T14:31: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D19F8EA" w14:textId="7FDEF6F2" w:rsidR="00997B60" w:rsidDel="00F416C2" w:rsidRDefault="00997B60" w:rsidP="00BA527A">
            <w:pPr>
              <w:jc w:val="center"/>
              <w:rPr>
                <w:del w:id="157" w:author="Danni Liu" w:date="2020-06-16T14:31:00Z"/>
                <w:rFonts w:ascii="Arial" w:hAnsi="Arial"/>
                <w:sz w:val="18"/>
              </w:rPr>
            </w:pPr>
            <w:del w:id="158" w:author="Danni Liu" w:date="2020-06-16T14:31:00Z">
              <w:r w:rsidDel="00F416C2">
                <w:rPr>
                  <w:rFonts w:ascii="Arial" w:hAnsi="Arial"/>
                  <w:sz w:val="18"/>
                </w:rPr>
                <w:delText>3.1</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6EEE65" w14:textId="585483B7" w:rsidR="00997B60" w:rsidDel="00F416C2" w:rsidRDefault="00997B60" w:rsidP="00BA527A">
            <w:pPr>
              <w:jc w:val="center"/>
              <w:rPr>
                <w:del w:id="159" w:author="Danni Liu" w:date="2020-06-16T14:31:00Z"/>
                <w:rFonts w:ascii="Arial" w:hAnsi="Arial"/>
                <w:sz w:val="18"/>
              </w:rPr>
            </w:pPr>
            <w:del w:id="160" w:author="Danni Liu" w:date="2020-06-16T14:31:00Z">
              <w:r w:rsidDel="00F416C2">
                <w:rPr>
                  <w:rFonts w:ascii="Arial" w:hAnsi="Arial"/>
                  <w:sz w:val="18"/>
                </w:rPr>
                <w:delText>09/29/16</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2BC53D0" w14:textId="410788CB" w:rsidR="00997B60" w:rsidRPr="00997B60" w:rsidDel="00F416C2" w:rsidRDefault="003F5D0A" w:rsidP="00997B60">
            <w:pPr>
              <w:jc w:val="center"/>
              <w:rPr>
                <w:del w:id="161" w:author="Danni Liu" w:date="2020-06-16T14:31:00Z"/>
                <w:color w:val="0070C0"/>
              </w:rPr>
            </w:pPr>
            <w:del w:id="162" w:author="Danni Liu" w:date="2020-06-16T14:31:00Z">
              <w:r w:rsidDel="00F416C2">
                <w:fldChar w:fldCharType="begin"/>
              </w:r>
              <w:r w:rsidDel="00F416C2">
                <w:delInstrText xml:space="preserve"> HYPERLINK "mailto:tp7768@att.com" </w:delInstrText>
              </w:r>
              <w:r w:rsidDel="00F416C2">
                <w:fldChar w:fldCharType="separate"/>
              </w:r>
              <w:r w:rsidR="00997B60" w:rsidRPr="00997B60" w:rsidDel="00F416C2">
                <w:rPr>
                  <w:rStyle w:val="Hyperlink"/>
                  <w:color w:val="0070C0"/>
                </w:rPr>
                <w:delText>tp7768@att.com</w:delText>
              </w:r>
              <w:r w:rsidDel="00F416C2">
                <w:rPr>
                  <w:rStyle w:val="Hyperlink"/>
                  <w:color w:val="0070C0"/>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DE8121A" w14:textId="79E18263" w:rsidR="00997B60" w:rsidDel="00F416C2" w:rsidRDefault="00997B60" w:rsidP="00BA527A">
            <w:pPr>
              <w:rPr>
                <w:del w:id="163" w:author="Danni Liu" w:date="2020-06-16T14:31:00Z"/>
                <w:rFonts w:ascii="Arial" w:hAnsi="Arial"/>
                <w:sz w:val="18"/>
              </w:rPr>
            </w:pPr>
            <w:del w:id="164" w:author="Danni Liu" w:date="2020-06-16T14:31:00Z">
              <w:r w:rsidDel="00F416C2">
                <w:rPr>
                  <w:rFonts w:ascii="Arial" w:hAnsi="Arial"/>
                  <w:sz w:val="18"/>
                </w:rPr>
                <w:delText>Updated SVN Path for software’s</w:delText>
              </w:r>
            </w:del>
          </w:p>
        </w:tc>
      </w:tr>
      <w:tr w:rsidR="00997B60" w:rsidDel="00F416C2" w14:paraId="49B5A3E1" w14:textId="27B882A3" w:rsidTr="003B00EB">
        <w:trPr>
          <w:cantSplit/>
          <w:trHeight w:val="290"/>
          <w:del w:id="165"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B35451F" w14:textId="31920323" w:rsidR="00997B60" w:rsidDel="00F416C2" w:rsidRDefault="00997B60" w:rsidP="00BA527A">
            <w:pPr>
              <w:jc w:val="center"/>
              <w:rPr>
                <w:del w:id="166" w:author="Danni Liu" w:date="2020-06-16T14:30:00Z"/>
                <w:rFonts w:ascii="Arial" w:hAnsi="Arial"/>
                <w:sz w:val="18"/>
              </w:rPr>
            </w:pPr>
            <w:del w:id="167" w:author="Danni Liu" w:date="2020-06-16T14:30:00Z">
              <w:r w:rsidDel="00F416C2">
                <w:rPr>
                  <w:rFonts w:ascii="Arial" w:hAnsi="Arial"/>
                  <w:sz w:val="18"/>
                </w:rPr>
                <w:delText>3.2</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5A99A72" w14:textId="10BC3ED4" w:rsidR="00997B60" w:rsidDel="00F416C2" w:rsidRDefault="00997B60" w:rsidP="00BA527A">
            <w:pPr>
              <w:jc w:val="center"/>
              <w:rPr>
                <w:del w:id="168" w:author="Danni Liu" w:date="2020-06-16T14:30:00Z"/>
                <w:rFonts w:ascii="Arial" w:hAnsi="Arial"/>
                <w:sz w:val="18"/>
              </w:rPr>
            </w:pPr>
            <w:del w:id="169" w:author="Danni Liu" w:date="2020-06-16T14:30:00Z">
              <w:r w:rsidDel="00F416C2">
                <w:rPr>
                  <w:rFonts w:ascii="Arial" w:hAnsi="Arial"/>
                  <w:sz w:val="18"/>
                </w:rPr>
                <w:delText>10/08/16</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696B545" w14:textId="726AC91E" w:rsidR="00997B60" w:rsidRPr="00997B60" w:rsidDel="00F416C2" w:rsidRDefault="003F5D0A" w:rsidP="00997B60">
            <w:pPr>
              <w:jc w:val="center"/>
              <w:rPr>
                <w:del w:id="170" w:author="Danni Liu" w:date="2020-06-16T14:30:00Z"/>
                <w:color w:val="0070C0"/>
              </w:rPr>
            </w:pPr>
            <w:del w:id="171" w:author="Danni Liu" w:date="2020-06-16T14:30:00Z">
              <w:r w:rsidDel="00F416C2">
                <w:fldChar w:fldCharType="begin"/>
              </w:r>
              <w:r w:rsidDel="00F416C2">
                <w:delInstrText xml:space="preserve"> HYPERLINK "mailto:mm6133@att.com" </w:delInstrText>
              </w:r>
              <w:r w:rsidDel="00F416C2">
                <w:fldChar w:fldCharType="separate"/>
              </w:r>
              <w:r w:rsidR="00997B60" w:rsidRPr="00997B60" w:rsidDel="00F416C2">
                <w:rPr>
                  <w:rStyle w:val="Hyperlink"/>
                  <w:color w:val="0070C0"/>
                </w:rPr>
                <w:delText>mm6133@att.com</w:delText>
              </w:r>
              <w:r w:rsidDel="00F416C2">
                <w:rPr>
                  <w:rStyle w:val="Hyperlink"/>
                  <w:color w:val="0070C0"/>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EB4F832" w14:textId="2C298F21" w:rsidR="00997B60" w:rsidDel="00F416C2" w:rsidRDefault="00997B60" w:rsidP="00997B60">
            <w:pPr>
              <w:rPr>
                <w:del w:id="172" w:author="Danni Liu" w:date="2020-06-16T14:30:00Z"/>
                <w:rFonts w:ascii="Arial" w:hAnsi="Arial"/>
                <w:sz w:val="18"/>
              </w:rPr>
            </w:pPr>
            <w:del w:id="173" w:author="Danni Liu" w:date="2020-06-16T14:30:00Z">
              <w:r w:rsidDel="00F416C2">
                <w:rPr>
                  <w:rFonts w:ascii="Arial" w:hAnsi="Arial"/>
                  <w:sz w:val="18"/>
                </w:rPr>
                <w:delText>Reformatted document to use headings so the index would work properly</w:delText>
              </w:r>
            </w:del>
          </w:p>
          <w:p w14:paraId="2FA29817" w14:textId="1D0E69D3" w:rsidR="00997B60" w:rsidDel="00F416C2" w:rsidRDefault="00997B60" w:rsidP="00997B60">
            <w:pPr>
              <w:rPr>
                <w:del w:id="174" w:author="Danni Liu" w:date="2020-06-16T14:30:00Z"/>
                <w:rFonts w:ascii="Arial" w:hAnsi="Arial"/>
                <w:sz w:val="18"/>
              </w:rPr>
            </w:pPr>
            <w:del w:id="175" w:author="Danni Liu" w:date="2020-06-16T14:30:00Z">
              <w:r w:rsidDel="00F416C2">
                <w:rPr>
                  <w:rFonts w:ascii="Arial" w:hAnsi="Arial"/>
                  <w:sz w:val="18"/>
                </w:rPr>
                <w:delText>Added section for ACC Install</w:delText>
              </w:r>
            </w:del>
          </w:p>
          <w:p w14:paraId="0BB18300" w14:textId="5BED3EF9" w:rsidR="00997B60" w:rsidDel="00F416C2" w:rsidRDefault="00997B60" w:rsidP="00997B60">
            <w:pPr>
              <w:rPr>
                <w:del w:id="176" w:author="Danni Liu" w:date="2020-06-16T14:30:00Z"/>
                <w:rFonts w:ascii="Arial" w:hAnsi="Arial"/>
                <w:sz w:val="18"/>
              </w:rPr>
            </w:pPr>
            <w:del w:id="177" w:author="Danni Liu" w:date="2020-06-16T14:30:00Z">
              <w:r w:rsidDel="00F416C2">
                <w:rPr>
                  <w:rFonts w:ascii="Arial" w:hAnsi="Arial"/>
                  <w:sz w:val="18"/>
                </w:rPr>
                <w:delText>Change ATG Version to same as installed in QA/Production 1.8.0_66</w:delText>
              </w:r>
            </w:del>
          </w:p>
          <w:p w14:paraId="33FB45E8" w14:textId="428FF50B" w:rsidR="00997B60" w:rsidDel="00F416C2" w:rsidRDefault="00997B60" w:rsidP="00997B60">
            <w:pPr>
              <w:rPr>
                <w:del w:id="178" w:author="Danni Liu" w:date="2020-06-16T14:30:00Z"/>
                <w:rFonts w:ascii="Arial" w:hAnsi="Arial"/>
                <w:sz w:val="18"/>
              </w:rPr>
            </w:pPr>
            <w:del w:id="179" w:author="Danni Liu" w:date="2020-06-16T14:30:00Z">
              <w:r w:rsidDel="00F416C2">
                <w:rPr>
                  <w:rFonts w:ascii="Arial" w:hAnsi="Arial"/>
                  <w:sz w:val="18"/>
                </w:rPr>
                <w:delText>Reapplied sections from old document that were still relevant.</w:delText>
              </w:r>
            </w:del>
          </w:p>
        </w:tc>
      </w:tr>
      <w:tr w:rsidR="003B00EB" w:rsidDel="00F416C2" w14:paraId="0156647C" w14:textId="6EC515A9" w:rsidTr="003B00EB">
        <w:trPr>
          <w:cantSplit/>
          <w:trHeight w:val="290"/>
          <w:del w:id="180"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85CDD55" w14:textId="6113A046" w:rsidR="003B00EB" w:rsidDel="00F416C2" w:rsidRDefault="003B00EB" w:rsidP="003B00EB">
            <w:pPr>
              <w:jc w:val="center"/>
              <w:rPr>
                <w:del w:id="181" w:author="Danni Liu" w:date="2020-06-16T14:30:00Z"/>
                <w:rFonts w:ascii="Arial" w:hAnsi="Arial"/>
                <w:sz w:val="18"/>
              </w:rPr>
            </w:pPr>
            <w:del w:id="182" w:author="Danni Liu" w:date="2020-06-16T14:30:00Z">
              <w:r w:rsidDel="00F416C2">
                <w:rPr>
                  <w:rFonts w:ascii="Arial" w:hAnsi="Arial"/>
                  <w:sz w:val="18"/>
                </w:rPr>
                <w:delText>3.3</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DA3E39C" w14:textId="7EA2A822" w:rsidR="003B00EB" w:rsidDel="00F416C2" w:rsidRDefault="003B00EB" w:rsidP="003B00EB">
            <w:pPr>
              <w:jc w:val="center"/>
              <w:rPr>
                <w:del w:id="183" w:author="Danni Liu" w:date="2020-06-16T14:30:00Z"/>
                <w:rFonts w:ascii="Arial" w:hAnsi="Arial"/>
                <w:sz w:val="18"/>
              </w:rPr>
            </w:pPr>
            <w:del w:id="184" w:author="Danni Liu" w:date="2020-06-16T14:30:00Z">
              <w:r w:rsidDel="00F416C2">
                <w:rPr>
                  <w:rFonts w:ascii="Arial" w:hAnsi="Arial"/>
                  <w:sz w:val="18"/>
                </w:rPr>
                <w:delText>10/21/16</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35FE0CB" w14:textId="1DB8F4D5" w:rsidR="003B00EB" w:rsidDel="00F416C2" w:rsidRDefault="003F5D0A" w:rsidP="003B00EB">
            <w:pPr>
              <w:jc w:val="center"/>
              <w:rPr>
                <w:del w:id="185" w:author="Danni Liu" w:date="2020-06-16T14:30:00Z"/>
              </w:rPr>
            </w:pPr>
            <w:del w:id="186" w:author="Danni Liu" w:date="2020-06-16T14:30:00Z">
              <w:r w:rsidDel="00F416C2">
                <w:fldChar w:fldCharType="begin"/>
              </w:r>
              <w:r w:rsidDel="00F416C2">
                <w:delInstrText xml:space="preserve"> HYPERLINK "mailto:mm6133@att.com" </w:delInstrText>
              </w:r>
              <w:r w:rsidDel="00F416C2">
                <w:fldChar w:fldCharType="separate"/>
              </w:r>
              <w:r w:rsidR="003B00EB" w:rsidRPr="00997B60" w:rsidDel="00F416C2">
                <w:rPr>
                  <w:rStyle w:val="Hyperlink"/>
                  <w:color w:val="0070C0"/>
                </w:rPr>
                <w:delText>mm6133@att.com</w:delText>
              </w:r>
              <w:r w:rsidDel="00F416C2">
                <w:rPr>
                  <w:rStyle w:val="Hyperlink"/>
                  <w:color w:val="0070C0"/>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03F8ECE" w14:textId="0C1DD019" w:rsidR="003B00EB" w:rsidDel="00F416C2" w:rsidRDefault="003B00EB" w:rsidP="003B00EB">
            <w:pPr>
              <w:rPr>
                <w:del w:id="187" w:author="Danni Liu" w:date="2020-06-16T14:30:00Z"/>
                <w:rFonts w:ascii="Arial" w:hAnsi="Arial"/>
                <w:sz w:val="18"/>
              </w:rPr>
            </w:pPr>
            <w:del w:id="188" w:author="Danni Liu" w:date="2020-06-16T14:30:00Z">
              <w:r w:rsidDel="00F416C2">
                <w:rPr>
                  <w:rFonts w:ascii="Arial" w:hAnsi="Arial"/>
                  <w:sz w:val="18"/>
                </w:rPr>
                <w:delText>Removed most of Maven setup and referenced the original Maven install guide</w:delText>
              </w:r>
            </w:del>
          </w:p>
        </w:tc>
      </w:tr>
      <w:tr w:rsidR="009832CA" w:rsidDel="00F416C2" w14:paraId="5509947E" w14:textId="52DEB571" w:rsidTr="003B00EB">
        <w:trPr>
          <w:cantSplit/>
          <w:trHeight w:val="290"/>
          <w:del w:id="189"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A598EE2" w14:textId="4D3B9C58" w:rsidR="009832CA" w:rsidDel="00F416C2" w:rsidRDefault="009832CA" w:rsidP="003B00EB">
            <w:pPr>
              <w:jc w:val="center"/>
              <w:rPr>
                <w:del w:id="190" w:author="Danni Liu" w:date="2020-06-16T14:30:00Z"/>
                <w:rFonts w:ascii="Arial" w:hAnsi="Arial"/>
                <w:sz w:val="18"/>
              </w:rPr>
            </w:pPr>
            <w:del w:id="191" w:author="Danni Liu" w:date="2020-06-16T14:30:00Z">
              <w:r w:rsidDel="00F416C2">
                <w:rPr>
                  <w:rFonts w:ascii="Arial" w:hAnsi="Arial"/>
                  <w:sz w:val="18"/>
                </w:rPr>
                <w:delText>3.4</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CB69E5" w14:textId="5D0FDF6D" w:rsidR="009832CA" w:rsidDel="00F416C2" w:rsidRDefault="00A44E23" w:rsidP="003B00EB">
            <w:pPr>
              <w:jc w:val="center"/>
              <w:rPr>
                <w:del w:id="192" w:author="Danni Liu" w:date="2020-06-16T14:30:00Z"/>
                <w:rFonts w:ascii="Arial" w:hAnsi="Arial"/>
                <w:sz w:val="18"/>
              </w:rPr>
            </w:pPr>
            <w:del w:id="193" w:author="Danni Liu" w:date="2020-06-16T14:30:00Z">
              <w:r w:rsidDel="00F416C2">
                <w:rPr>
                  <w:rFonts w:ascii="Arial" w:hAnsi="Arial"/>
                  <w:sz w:val="18"/>
                </w:rPr>
                <w:delText>7/12/19</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EAA2372" w14:textId="77BBCDF7" w:rsidR="009832CA" w:rsidRPr="0047472E" w:rsidDel="00F416C2" w:rsidRDefault="00A44E23" w:rsidP="0065194F">
            <w:pPr>
              <w:rPr>
                <w:del w:id="194" w:author="Danni Liu" w:date="2020-06-16T14:30:00Z"/>
                <w:rStyle w:val="Hyperlink"/>
                <w:rFonts w:cstheme="minorHAnsi"/>
                <w:color w:val="auto"/>
              </w:rPr>
            </w:pPr>
            <w:del w:id="195" w:author="Danni Liu" w:date="2020-06-16T14:30:00Z">
              <w:r w:rsidRPr="0047472E" w:rsidDel="00F416C2">
                <w:rPr>
                  <w:rStyle w:val="Hyperlink"/>
                  <w:rFonts w:cstheme="minorHAnsi"/>
                  <w:color w:val="auto"/>
                </w:rPr>
                <w:delText>Dl8899@att.com</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01EC186" w14:textId="13C1E4DA" w:rsidR="007D7EBC" w:rsidRPr="0047472E" w:rsidDel="00F416C2" w:rsidRDefault="007D7EBC" w:rsidP="0065194F">
            <w:pPr>
              <w:rPr>
                <w:del w:id="196" w:author="Danni Liu" w:date="2020-06-16T14:30:00Z"/>
              </w:rPr>
            </w:pPr>
            <w:del w:id="197" w:author="Danni Liu" w:date="2020-06-16T14:30:00Z">
              <w:r w:rsidRPr="0047472E" w:rsidDel="00F416C2">
                <w:delText>1) Updated software dowload to codecloud.</w:delText>
              </w:r>
            </w:del>
          </w:p>
          <w:p w14:paraId="16F32E4A" w14:textId="3D698F98" w:rsidR="007D7EBC" w:rsidRPr="0047472E" w:rsidDel="00F416C2" w:rsidRDefault="007D7EBC" w:rsidP="0065194F">
            <w:pPr>
              <w:rPr>
                <w:del w:id="198" w:author="Danni Liu" w:date="2020-06-16T14:30:00Z"/>
              </w:rPr>
            </w:pPr>
            <w:del w:id="199" w:author="Danni Liu" w:date="2020-06-16T14:30:00Z">
              <w:r w:rsidRPr="0047472E" w:rsidDel="00F416C2">
                <w:delText>2) Removed SVN plugin installation and Code checkout using SVN</w:delText>
              </w:r>
              <w:r w:rsidR="00183ED0" w:rsidDel="00F416C2">
                <w:delText>, refer to GIT_Developer_Manual.</w:delText>
              </w:r>
            </w:del>
          </w:p>
          <w:p w14:paraId="0A4382FC" w14:textId="16C8673B" w:rsidR="009832CA" w:rsidRPr="0047472E" w:rsidDel="00F416C2" w:rsidRDefault="007D7EBC" w:rsidP="0065194F">
            <w:pPr>
              <w:rPr>
                <w:del w:id="200" w:author="Danni Liu" w:date="2020-06-16T14:30:00Z"/>
              </w:rPr>
            </w:pPr>
            <w:del w:id="201" w:author="Danni Liu" w:date="2020-06-16T14:30:00Z">
              <w:r w:rsidRPr="0047472E" w:rsidDel="00F416C2">
                <w:delText>3) Updated attched B2B.xml,the jboss standalone config file, with a more recent copy.</w:delText>
              </w:r>
            </w:del>
          </w:p>
          <w:p w14:paraId="5B04B691" w14:textId="215F7049" w:rsidR="0047472E" w:rsidRPr="0047472E" w:rsidDel="00F416C2" w:rsidRDefault="009A6211" w:rsidP="0065194F">
            <w:pPr>
              <w:rPr>
                <w:del w:id="202" w:author="Danni Liu" w:date="2020-06-16T14:30:00Z"/>
              </w:rPr>
            </w:pPr>
            <w:del w:id="203" w:author="Danni Liu" w:date="2020-06-16T14:30:00Z">
              <w:r w:rsidRPr="0047472E" w:rsidDel="00F416C2">
                <w:delText>4) Added a new section of Miscellaneous: Bypass HALO for online flow.</w:delText>
              </w:r>
            </w:del>
          </w:p>
          <w:p w14:paraId="5EDCBB48" w14:textId="1A33DE2A" w:rsidR="0047472E" w:rsidRPr="0047472E" w:rsidDel="00F416C2" w:rsidRDefault="0047472E" w:rsidP="0065194F">
            <w:pPr>
              <w:rPr>
                <w:del w:id="204" w:author="Danni Liu" w:date="2020-06-16T14:30:00Z"/>
              </w:rPr>
            </w:pPr>
            <w:del w:id="205" w:author="Danni Liu" w:date="2020-06-16T14:30:00Z">
              <w:r w:rsidRPr="0047472E" w:rsidDel="00F416C2">
                <w:delText>5) Added</w:delText>
              </w:r>
              <w:r w:rsidDel="00F416C2">
                <w:delText xml:space="preserve"> a</w:delText>
              </w:r>
              <w:r w:rsidRPr="0047472E" w:rsidDel="00F416C2">
                <w:delText xml:space="preserve"> sample JBoss startup utility script.</w:delText>
              </w:r>
            </w:del>
          </w:p>
        </w:tc>
      </w:tr>
      <w:tr w:rsidR="007E0998" w:rsidDel="00F416C2" w14:paraId="62DE5054" w14:textId="314E3089" w:rsidTr="003B00EB">
        <w:trPr>
          <w:cantSplit/>
          <w:trHeight w:val="290"/>
          <w:del w:id="206"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B928FB8" w14:textId="69DCEE19" w:rsidR="007E0998" w:rsidDel="00F416C2" w:rsidRDefault="007E0998" w:rsidP="003B00EB">
            <w:pPr>
              <w:jc w:val="center"/>
              <w:rPr>
                <w:del w:id="207" w:author="Danni Liu" w:date="2020-06-16T14:30:00Z"/>
                <w:rFonts w:ascii="Arial" w:hAnsi="Arial"/>
                <w:sz w:val="18"/>
              </w:rPr>
            </w:pPr>
            <w:del w:id="208" w:author="Danni Liu" w:date="2020-06-16T14:30:00Z">
              <w:r w:rsidDel="00F416C2">
                <w:rPr>
                  <w:rFonts w:ascii="Arial" w:hAnsi="Arial"/>
                  <w:sz w:val="18"/>
                </w:rPr>
                <w:delText>3.5</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0A07FE6" w14:textId="37FC0B78" w:rsidR="007E0998" w:rsidDel="00F416C2" w:rsidRDefault="007E0998" w:rsidP="003B00EB">
            <w:pPr>
              <w:jc w:val="center"/>
              <w:rPr>
                <w:del w:id="209" w:author="Danni Liu" w:date="2020-06-16T14:30:00Z"/>
                <w:rFonts w:ascii="Arial" w:hAnsi="Arial"/>
                <w:sz w:val="18"/>
              </w:rPr>
            </w:pPr>
            <w:del w:id="210" w:author="Danni Liu" w:date="2020-06-16T14:30:00Z">
              <w:r w:rsidDel="00F416C2">
                <w:rPr>
                  <w:rFonts w:ascii="Arial" w:hAnsi="Arial"/>
                  <w:sz w:val="18"/>
                </w:rPr>
                <w:delText>3/27/20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85796B6" w14:textId="4629410C" w:rsidR="007E0998" w:rsidRPr="0047472E" w:rsidDel="00F416C2" w:rsidRDefault="007E0998" w:rsidP="003B00EB">
            <w:pPr>
              <w:jc w:val="center"/>
              <w:rPr>
                <w:del w:id="211" w:author="Danni Liu" w:date="2020-06-16T14:30:00Z"/>
                <w:rStyle w:val="Hyperlink"/>
                <w:rFonts w:cstheme="minorHAnsi"/>
                <w:color w:val="auto"/>
              </w:rPr>
            </w:pPr>
            <w:del w:id="212" w:author="Danni Liu" w:date="2020-06-16T14:30:00Z">
              <w:r w:rsidDel="00F416C2">
                <w:rPr>
                  <w:rStyle w:val="Hyperlink"/>
                  <w:rFonts w:cstheme="minorHAnsi"/>
                  <w:color w:val="auto"/>
                </w:rPr>
                <w:delText>Vh1250</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33D9D35" w14:textId="29572B93" w:rsidR="007E0998" w:rsidDel="00F416C2" w:rsidRDefault="007E0998" w:rsidP="007D7EBC">
            <w:pPr>
              <w:rPr>
                <w:del w:id="213" w:author="Danni Liu" w:date="2020-06-16T14:30:00Z"/>
                <w:rFonts w:cstheme="minorHAnsi"/>
              </w:rPr>
            </w:pPr>
            <w:del w:id="214" w:author="Danni Liu" w:date="2020-06-16T14:30:00Z">
              <w:r w:rsidDel="00F416C2">
                <w:rPr>
                  <w:rFonts w:cstheme="minorHAnsi"/>
                </w:rPr>
                <w:delText>Atg release upgrade:</w:delText>
              </w:r>
            </w:del>
          </w:p>
          <w:p w14:paraId="5DC4D2F8" w14:textId="415692E5" w:rsidR="007E0998" w:rsidRPr="0047472E" w:rsidDel="00F416C2" w:rsidRDefault="007E0998" w:rsidP="007D7EBC">
            <w:pPr>
              <w:rPr>
                <w:del w:id="215" w:author="Danni Liu" w:date="2020-06-16T14:30:00Z"/>
                <w:rFonts w:cstheme="minorHAnsi"/>
              </w:rPr>
            </w:pPr>
            <w:del w:id="216" w:author="Danni Liu" w:date="2020-06-16T14:30:00Z">
              <w:r w:rsidDel="00F416C2">
                <w:rPr>
                  <w:rFonts w:cstheme="minorHAnsi"/>
                </w:rPr>
                <w:delText>Update</w:delText>
              </w:r>
              <w:r w:rsidR="00ED3C8C" w:rsidDel="00F416C2">
                <w:rPr>
                  <w:rFonts w:cstheme="minorHAnsi"/>
                </w:rPr>
                <w:delText>d Introduction and</w:delText>
              </w:r>
              <w:r w:rsidR="006B25C2" w:rsidDel="00F416C2">
                <w:rPr>
                  <w:rFonts w:cstheme="minorHAnsi"/>
                </w:rPr>
                <w:delText xml:space="preserve"> jdk-8u241</w:delText>
              </w:r>
            </w:del>
          </w:p>
        </w:tc>
      </w:tr>
      <w:tr w:rsidR="00DE72CB" w:rsidDel="00F416C2" w14:paraId="5A9FFC45" w14:textId="1E9F0D0F" w:rsidTr="003B00EB">
        <w:trPr>
          <w:cantSplit/>
          <w:trHeight w:val="290"/>
          <w:del w:id="217"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5BC975D" w14:textId="29DA46B8" w:rsidR="00DE72CB" w:rsidDel="00F416C2" w:rsidRDefault="00DE72CB" w:rsidP="003B00EB">
            <w:pPr>
              <w:jc w:val="center"/>
              <w:rPr>
                <w:del w:id="218" w:author="Danni Liu" w:date="2020-06-16T14:30:00Z"/>
                <w:rFonts w:ascii="Arial" w:hAnsi="Arial"/>
                <w:sz w:val="18"/>
              </w:rPr>
            </w:pPr>
            <w:del w:id="219" w:author="Danni Liu" w:date="2020-06-16T14:30:00Z">
              <w:r w:rsidDel="00F416C2">
                <w:rPr>
                  <w:rFonts w:ascii="Arial" w:hAnsi="Arial"/>
                  <w:sz w:val="18"/>
                </w:rPr>
                <w:delText>3.5</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F076D07" w14:textId="2FD15817" w:rsidR="00DE72CB" w:rsidDel="00F416C2" w:rsidRDefault="00DE72CB" w:rsidP="003B00EB">
            <w:pPr>
              <w:jc w:val="center"/>
              <w:rPr>
                <w:del w:id="220" w:author="Danni Liu" w:date="2020-06-16T14:30:00Z"/>
                <w:rFonts w:ascii="Arial" w:hAnsi="Arial"/>
                <w:sz w:val="18"/>
              </w:rPr>
            </w:pPr>
            <w:del w:id="221" w:author="Danni Liu" w:date="2020-06-16T14:30:00Z">
              <w:r w:rsidDel="00F416C2">
                <w:rPr>
                  <w:rFonts w:ascii="Arial" w:hAnsi="Arial"/>
                  <w:sz w:val="18"/>
                </w:rPr>
                <w:delText>5/6/20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AEE7FC2" w14:textId="1BD7ACC3" w:rsidR="00DE72CB" w:rsidDel="00F416C2" w:rsidRDefault="00DE72CB" w:rsidP="003B00EB">
            <w:pPr>
              <w:jc w:val="center"/>
              <w:rPr>
                <w:del w:id="222" w:author="Danni Liu" w:date="2020-06-16T14:30:00Z"/>
                <w:rStyle w:val="Hyperlink"/>
                <w:rFonts w:cstheme="minorHAnsi"/>
                <w:color w:val="auto"/>
              </w:rPr>
            </w:pPr>
            <w:del w:id="223" w:author="Danni Liu" w:date="2020-06-16T14:30:00Z">
              <w:r w:rsidDel="00F416C2">
                <w:rPr>
                  <w:rStyle w:val="Hyperlink"/>
                  <w:rFonts w:cstheme="minorHAnsi"/>
                  <w:color w:val="auto"/>
                </w:rPr>
                <w:delText>Vh1250</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AA803A1" w14:textId="1EFB0297" w:rsidR="00DE72CB" w:rsidDel="00F416C2" w:rsidRDefault="00DE72CB" w:rsidP="007D7EBC">
            <w:pPr>
              <w:rPr>
                <w:del w:id="224" w:author="Danni Liu" w:date="2020-06-16T14:30:00Z"/>
                <w:rFonts w:cstheme="minorHAnsi"/>
              </w:rPr>
            </w:pPr>
            <w:del w:id="225" w:author="Danni Liu" w:date="2020-06-16T14:30:00Z">
              <w:r w:rsidDel="00F416C2">
                <w:rPr>
                  <w:rFonts w:cstheme="minorHAnsi"/>
                </w:rPr>
                <w:delText>Update ATG and Jboss install and patch screens</w:delText>
              </w:r>
            </w:del>
          </w:p>
        </w:tc>
      </w:tr>
      <w:tr w:rsidR="005C11E6" w:rsidDel="00F416C2" w14:paraId="731E3F0F" w14:textId="74063E3D" w:rsidTr="003B00EB">
        <w:trPr>
          <w:cantSplit/>
          <w:trHeight w:val="290"/>
          <w:del w:id="226"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69DD987" w14:textId="56098678" w:rsidR="005C11E6" w:rsidDel="00F416C2" w:rsidRDefault="005C11E6" w:rsidP="003B00EB">
            <w:pPr>
              <w:jc w:val="center"/>
              <w:rPr>
                <w:del w:id="227" w:author="Danni Liu" w:date="2020-06-16T14:30:00Z"/>
                <w:rFonts w:ascii="Arial" w:hAnsi="Arial"/>
                <w:sz w:val="18"/>
              </w:rPr>
            </w:pPr>
            <w:del w:id="228" w:author="Danni Liu" w:date="2020-06-16T14:30:00Z">
              <w:r w:rsidDel="00F416C2">
                <w:rPr>
                  <w:rFonts w:ascii="Arial" w:hAnsi="Arial"/>
                  <w:sz w:val="18"/>
                </w:rPr>
                <w:delText>3.5</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0AEF08D" w14:textId="1B64E7D2" w:rsidR="005C11E6" w:rsidDel="00F416C2" w:rsidRDefault="005C11E6" w:rsidP="003B00EB">
            <w:pPr>
              <w:jc w:val="center"/>
              <w:rPr>
                <w:del w:id="229" w:author="Danni Liu" w:date="2020-06-16T14:30:00Z"/>
                <w:rFonts w:ascii="Arial" w:hAnsi="Arial"/>
                <w:sz w:val="18"/>
              </w:rPr>
            </w:pPr>
            <w:del w:id="230" w:author="Danni Liu" w:date="2020-06-16T14:30:00Z">
              <w:r w:rsidDel="00F416C2">
                <w:rPr>
                  <w:rFonts w:ascii="Arial" w:hAnsi="Arial"/>
                  <w:sz w:val="18"/>
                </w:rPr>
                <w:delText>5/7</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24F2943" w14:textId="66C8BBEB" w:rsidR="005C11E6" w:rsidDel="00F416C2" w:rsidRDefault="005C11E6" w:rsidP="003B00EB">
            <w:pPr>
              <w:jc w:val="center"/>
              <w:rPr>
                <w:del w:id="231" w:author="Danni Liu" w:date="2020-06-16T14:30:00Z"/>
                <w:rStyle w:val="Hyperlink"/>
                <w:rFonts w:cstheme="minorHAnsi"/>
                <w:color w:val="auto"/>
              </w:rPr>
            </w:pPr>
            <w:del w:id="232" w:author="Danni Liu" w:date="2020-06-16T14:30:00Z">
              <w:r w:rsidDel="00F416C2">
                <w:rPr>
                  <w:rStyle w:val="Hyperlink"/>
                  <w:rFonts w:cstheme="minorHAnsi"/>
                  <w:color w:val="auto"/>
                </w:rPr>
                <w:delText>Vh1250</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1EED996" w14:textId="1189F199" w:rsidR="005C11E6" w:rsidDel="00F416C2" w:rsidRDefault="005C11E6" w:rsidP="007D7EBC">
            <w:pPr>
              <w:rPr>
                <w:del w:id="233" w:author="Danni Liu" w:date="2020-06-16T14:30:00Z"/>
                <w:rFonts w:cstheme="minorHAnsi"/>
              </w:rPr>
            </w:pPr>
            <w:del w:id="234" w:author="Danni Liu" w:date="2020-06-16T14:30:00Z">
              <w:r w:rsidDel="00F416C2">
                <w:rPr>
                  <w:rFonts w:cstheme="minorHAnsi"/>
                </w:rPr>
                <w:delText>Removed deprecated section about jboss deployment structure.</w:delText>
              </w:r>
              <w:r w:rsidR="00E3545E" w:rsidDel="00F416C2">
                <w:rPr>
                  <w:rFonts w:cstheme="minorHAnsi"/>
                </w:rPr>
                <w:delText xml:space="preserve"> Updated jboss setup sections</w:delText>
              </w:r>
            </w:del>
          </w:p>
        </w:tc>
      </w:tr>
      <w:tr w:rsidR="00F82DEE" w:rsidDel="00F416C2" w14:paraId="512D9723" w14:textId="26D950EA" w:rsidTr="003B00EB">
        <w:trPr>
          <w:cantSplit/>
          <w:trHeight w:val="290"/>
          <w:del w:id="235"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A660E1E" w14:textId="324A222F" w:rsidR="00F82DEE" w:rsidDel="00F416C2" w:rsidRDefault="00F82DEE" w:rsidP="003B00EB">
            <w:pPr>
              <w:jc w:val="center"/>
              <w:rPr>
                <w:del w:id="236" w:author="Danni Liu" w:date="2020-06-16T14:30:00Z"/>
                <w:rFonts w:ascii="Arial" w:hAnsi="Arial"/>
                <w:sz w:val="18"/>
              </w:rPr>
            </w:pPr>
            <w:del w:id="237" w:author="Danni Liu" w:date="2020-06-16T14:30:00Z">
              <w:r w:rsidDel="00F416C2">
                <w:rPr>
                  <w:rFonts w:ascii="Arial" w:hAnsi="Arial"/>
                  <w:sz w:val="18"/>
                </w:rPr>
                <w:delText>3.5</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83895D9" w14:textId="7B8A7D6D" w:rsidR="00F82DEE" w:rsidDel="00F416C2" w:rsidRDefault="00F82DEE" w:rsidP="003B00EB">
            <w:pPr>
              <w:jc w:val="center"/>
              <w:rPr>
                <w:del w:id="238" w:author="Danni Liu" w:date="2020-06-16T14:30:00Z"/>
                <w:rFonts w:ascii="Arial" w:hAnsi="Arial"/>
                <w:sz w:val="18"/>
              </w:rPr>
            </w:pPr>
            <w:del w:id="239" w:author="Danni Liu" w:date="2020-06-16T14:30:00Z">
              <w:r w:rsidDel="00F416C2">
                <w:rPr>
                  <w:rFonts w:ascii="Arial" w:hAnsi="Arial"/>
                  <w:sz w:val="18"/>
                </w:rPr>
                <w:delText>5/11</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DD996D3" w14:textId="4E6887D0" w:rsidR="00F82DEE" w:rsidDel="00F416C2" w:rsidRDefault="00F82DEE" w:rsidP="003B00EB">
            <w:pPr>
              <w:jc w:val="center"/>
              <w:rPr>
                <w:del w:id="240" w:author="Danni Liu" w:date="2020-06-16T14:30:00Z"/>
                <w:rStyle w:val="Hyperlink"/>
                <w:rFonts w:cstheme="minorHAnsi"/>
                <w:color w:val="auto"/>
              </w:rPr>
            </w:pPr>
            <w:del w:id="241" w:author="Danni Liu" w:date="2020-06-16T14:30:00Z">
              <w:r w:rsidDel="00F416C2">
                <w:rPr>
                  <w:rStyle w:val="Hyperlink"/>
                  <w:rFonts w:cstheme="minorHAnsi"/>
                  <w:color w:val="auto"/>
                </w:rPr>
                <w:delText>Vh1250</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F7BF331" w14:textId="34F49A89" w:rsidR="00F82DEE" w:rsidDel="00F416C2" w:rsidRDefault="00F82DEE" w:rsidP="007D7EBC">
            <w:pPr>
              <w:rPr>
                <w:del w:id="242" w:author="Danni Liu" w:date="2020-06-16T14:30:00Z"/>
                <w:rFonts w:cstheme="minorHAnsi"/>
              </w:rPr>
            </w:pPr>
            <w:del w:id="243" w:author="Danni Liu" w:date="2020-06-16T14:30:00Z">
              <w:r w:rsidDel="00F416C2">
                <w:rPr>
                  <w:rFonts w:cstheme="minorHAnsi"/>
                </w:rPr>
                <w:delText>Update jboss modules and deployment sections</w:delText>
              </w:r>
              <w:r w:rsidR="00643C0F" w:rsidDel="00F416C2">
                <w:rPr>
                  <w:rFonts w:cstheme="minorHAnsi"/>
                </w:rPr>
                <w:delText>. Update software location to Premier Systems Dev and PODs since Git will not take large files</w:delText>
              </w:r>
            </w:del>
          </w:p>
        </w:tc>
      </w:tr>
      <w:tr w:rsidR="004B07D6" w:rsidDel="00F416C2" w14:paraId="345B227E" w14:textId="74E13C69" w:rsidTr="003B00EB">
        <w:trPr>
          <w:cantSplit/>
          <w:trHeight w:val="290"/>
          <w:del w:id="244"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D0BE8C3" w14:textId="34AE7A4C" w:rsidR="004B07D6" w:rsidDel="00F416C2" w:rsidRDefault="004B07D6" w:rsidP="003B00EB">
            <w:pPr>
              <w:jc w:val="center"/>
              <w:rPr>
                <w:del w:id="245" w:author="Danni Liu" w:date="2020-06-16T14:30:00Z"/>
                <w:rFonts w:ascii="Arial" w:hAnsi="Arial"/>
                <w:sz w:val="18"/>
              </w:rPr>
            </w:pPr>
            <w:del w:id="246" w:author="Danni Liu" w:date="2020-06-16T14:30:00Z">
              <w:r w:rsidDel="00F416C2">
                <w:rPr>
                  <w:rFonts w:ascii="Arial" w:hAnsi="Arial"/>
                  <w:sz w:val="18"/>
                </w:rPr>
                <w:delText>4.0</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CED72E2" w14:textId="3B49EBA5" w:rsidR="004B07D6" w:rsidDel="00F416C2" w:rsidRDefault="004B07D6" w:rsidP="003B00EB">
            <w:pPr>
              <w:jc w:val="center"/>
              <w:rPr>
                <w:del w:id="247" w:author="Danni Liu" w:date="2020-06-16T14:30:00Z"/>
                <w:rFonts w:ascii="Arial" w:hAnsi="Arial"/>
                <w:sz w:val="18"/>
              </w:rPr>
            </w:pPr>
            <w:del w:id="248" w:author="Danni Liu" w:date="2020-06-16T14:30:00Z">
              <w:r w:rsidDel="00F416C2">
                <w:rPr>
                  <w:rFonts w:ascii="Arial" w:hAnsi="Arial"/>
                  <w:sz w:val="18"/>
                </w:rPr>
                <w:delText>5/19</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C5D0D1D" w14:textId="7F683D1E" w:rsidR="004B07D6" w:rsidDel="00F416C2" w:rsidRDefault="004B07D6" w:rsidP="003B00EB">
            <w:pPr>
              <w:jc w:val="center"/>
              <w:rPr>
                <w:del w:id="249" w:author="Danni Liu" w:date="2020-06-16T14:30:00Z"/>
                <w:rStyle w:val="Hyperlink"/>
                <w:rFonts w:cstheme="minorHAnsi"/>
                <w:color w:val="auto"/>
              </w:rPr>
            </w:pPr>
            <w:del w:id="250" w:author="Danni Liu" w:date="2020-06-16T14:30:00Z">
              <w:r w:rsidDel="00F416C2">
                <w:rPr>
                  <w:rStyle w:val="Hyperlink"/>
                  <w:rFonts w:cstheme="minorHAnsi"/>
                  <w:color w:val="auto"/>
                </w:rPr>
                <w:delText>Pm3272</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CCD02E" w14:textId="28C3A6C3" w:rsidR="004B07D6" w:rsidDel="00F416C2" w:rsidRDefault="004B07D6" w:rsidP="007D7EBC">
            <w:pPr>
              <w:rPr>
                <w:del w:id="251" w:author="Danni Liu" w:date="2020-06-16T14:30:00Z"/>
                <w:rFonts w:cstheme="minorHAnsi"/>
              </w:rPr>
            </w:pPr>
            <w:del w:id="252" w:author="Danni Liu" w:date="2020-06-16T14:30:00Z">
              <w:r w:rsidDel="00F416C2">
                <w:rPr>
                  <w:rFonts w:cstheme="minorHAnsi"/>
                </w:rPr>
                <w:delText>Add instructions for using the Premier Developer Installer.</w:delText>
              </w:r>
            </w:del>
          </w:p>
        </w:tc>
      </w:tr>
      <w:tr w:rsidR="0089126E" w:rsidDel="00F416C2" w14:paraId="49878CA1" w14:textId="3F343D69" w:rsidTr="003B00EB">
        <w:trPr>
          <w:cantSplit/>
          <w:trHeight w:val="290"/>
          <w:ins w:id="253" w:author="Paul Moody" w:date="2020-05-21T16:32:00Z"/>
          <w:del w:id="254"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74714F1" w14:textId="09DBB890" w:rsidR="0089126E" w:rsidDel="00F416C2" w:rsidRDefault="0089126E" w:rsidP="003B00EB">
            <w:pPr>
              <w:jc w:val="center"/>
              <w:rPr>
                <w:ins w:id="255" w:author="Paul Moody" w:date="2020-05-21T16:32:00Z"/>
                <w:del w:id="256" w:author="Danni Liu" w:date="2020-06-16T14:30:00Z"/>
                <w:rFonts w:ascii="Arial" w:hAnsi="Arial"/>
                <w:sz w:val="18"/>
              </w:rPr>
            </w:pPr>
            <w:ins w:id="257" w:author="Paul Moody" w:date="2020-05-21T16:32:00Z">
              <w:del w:id="258" w:author="Danni Liu" w:date="2020-06-16T14:30:00Z">
                <w:r w:rsidDel="00F416C2">
                  <w:rPr>
                    <w:rFonts w:ascii="Arial" w:hAnsi="Arial"/>
                    <w:sz w:val="18"/>
                  </w:rPr>
                  <w:delText>4.1</w:delText>
                </w:r>
              </w:del>
            </w:ins>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CFB1ADE" w14:textId="4B72C3CF" w:rsidR="0089126E" w:rsidDel="00F416C2" w:rsidRDefault="0089126E" w:rsidP="003B00EB">
            <w:pPr>
              <w:jc w:val="center"/>
              <w:rPr>
                <w:ins w:id="259" w:author="Paul Moody" w:date="2020-05-21T16:32:00Z"/>
                <w:del w:id="260" w:author="Danni Liu" w:date="2020-06-16T14:30:00Z"/>
                <w:rFonts w:ascii="Arial" w:hAnsi="Arial"/>
                <w:sz w:val="18"/>
              </w:rPr>
            </w:pPr>
            <w:ins w:id="261" w:author="Paul Moody" w:date="2020-05-21T16:32:00Z">
              <w:del w:id="262" w:author="Danni Liu" w:date="2020-06-16T14:30:00Z">
                <w:r w:rsidDel="00F416C2">
                  <w:rPr>
                    <w:rFonts w:ascii="Arial" w:hAnsi="Arial"/>
                    <w:sz w:val="18"/>
                  </w:rPr>
                  <w:delText>5/22</w:delText>
                </w:r>
              </w:del>
            </w:ins>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842B520" w14:textId="741B8D6B" w:rsidR="0089126E" w:rsidDel="00F416C2" w:rsidRDefault="0089126E" w:rsidP="003B00EB">
            <w:pPr>
              <w:jc w:val="center"/>
              <w:rPr>
                <w:ins w:id="263" w:author="Paul Moody" w:date="2020-05-21T16:32:00Z"/>
                <w:del w:id="264" w:author="Danni Liu" w:date="2020-06-16T14:30:00Z"/>
                <w:rStyle w:val="Hyperlink"/>
                <w:rFonts w:cstheme="minorHAnsi"/>
                <w:color w:val="auto"/>
              </w:rPr>
            </w:pPr>
            <w:ins w:id="265" w:author="Paul Moody" w:date="2020-05-21T16:32:00Z">
              <w:del w:id="266" w:author="Danni Liu" w:date="2020-06-16T14:30:00Z">
                <w:r w:rsidDel="00F416C2">
                  <w:rPr>
                    <w:rStyle w:val="Hyperlink"/>
                    <w:rFonts w:cstheme="minorHAnsi"/>
                    <w:color w:val="auto"/>
                  </w:rPr>
                  <w:delText>Pm3272</w:delText>
                </w:r>
              </w:del>
            </w:ins>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22B7DD8" w14:textId="76C6AEFE" w:rsidR="0089126E" w:rsidDel="00F416C2" w:rsidRDefault="0089126E" w:rsidP="007D7EBC">
            <w:pPr>
              <w:rPr>
                <w:ins w:id="267" w:author="Paul Moody" w:date="2020-05-21T16:32:00Z"/>
                <w:del w:id="268" w:author="Danni Liu" w:date="2020-06-16T14:30:00Z"/>
                <w:rFonts w:cstheme="minorHAnsi"/>
              </w:rPr>
            </w:pPr>
            <w:ins w:id="269" w:author="Paul Moody" w:date="2020-05-21T16:32:00Z">
              <w:del w:id="270" w:author="Danni Liu" w:date="2020-06-16T14:30:00Z">
                <w:r w:rsidDel="00F416C2">
                  <w:rPr>
                    <w:rFonts w:cstheme="minorHAnsi"/>
                  </w:rPr>
                  <w:delText>Updates from review.</w:delText>
                </w:r>
              </w:del>
            </w:ins>
          </w:p>
        </w:tc>
      </w:tr>
    </w:tbl>
    <w:p w14:paraId="702AC910" w14:textId="77777777" w:rsidR="00165F25" w:rsidRDefault="00165F25">
      <w:r>
        <w:br w:type="page"/>
      </w:r>
    </w:p>
    <w:p w14:paraId="34705D14" w14:textId="77777777" w:rsidR="00D7387E" w:rsidRDefault="00D7387E" w:rsidP="009A446F">
      <w:pPr>
        <w:jc w:val="center"/>
      </w:pPr>
    </w:p>
    <w:p w14:paraId="55AFA241" w14:textId="41538E58" w:rsidR="00F666D7" w:rsidRPr="009B1350" w:rsidRDefault="00381689" w:rsidP="009B1350">
      <w:pPr>
        <w:pStyle w:val="Heading1"/>
        <w:rPr>
          <w:rStyle w:val="PlainTextChar"/>
          <w:color w:val="2E74B5" w:themeColor="accent1" w:themeShade="BF"/>
          <w:sz w:val="32"/>
        </w:rPr>
      </w:pPr>
      <w:bookmarkStart w:id="271" w:name="_Toc40807543"/>
      <w:ins w:id="272" w:author="Danni Liu" w:date="2020-09-02T20:23:00Z">
        <w:r>
          <w:t>MOOC Courses</w:t>
        </w:r>
      </w:ins>
      <w:del w:id="273" w:author="Danni Liu" w:date="2020-06-16T09:04:00Z">
        <w:r w:rsidR="000B4FD0" w:rsidRPr="000B4FD0" w:rsidDel="002F41CC">
          <w:delText>Introduction</w:delText>
        </w:r>
      </w:del>
      <w:bookmarkEnd w:id="271"/>
    </w:p>
    <w:p w14:paraId="30A18045" w14:textId="3DB81640" w:rsidR="009B2212" w:rsidDel="00381689" w:rsidRDefault="009B2212">
      <w:pPr>
        <w:pStyle w:val="PlainText1"/>
        <w:spacing w:line="360" w:lineRule="auto"/>
        <w:ind w:left="720"/>
        <w:jc w:val="both"/>
        <w:rPr>
          <w:del w:id="274" w:author="Danni Liu" w:date="2020-09-02T20:23:00Z"/>
          <w:rStyle w:val="PlainTextChar"/>
          <w:rFonts w:ascii="Calibri" w:eastAsiaTheme="majorEastAsia" w:hAnsi="Calibri" w:cstheme="majorBidi"/>
          <w:szCs w:val="24"/>
        </w:rPr>
      </w:pPr>
      <w:del w:id="275" w:author="Danni Liu" w:date="2020-09-02T20:23:00Z">
        <w:r w:rsidDel="00381689">
          <w:rPr>
            <w:rStyle w:val="PlainTextChar"/>
            <w:rFonts w:ascii="Calibri" w:hAnsi="Calibri"/>
            <w:szCs w:val="24"/>
          </w:rPr>
          <w:delText>Systems design notes based on:</w:delText>
        </w:r>
      </w:del>
    </w:p>
    <w:p w14:paraId="4AE4AA2A" w14:textId="53AD143B" w:rsidR="009B2212" w:rsidDel="00381689" w:rsidRDefault="00381689">
      <w:pPr>
        <w:pStyle w:val="PlainText1"/>
        <w:numPr>
          <w:ilvl w:val="0"/>
          <w:numId w:val="28"/>
        </w:numPr>
        <w:spacing w:line="360" w:lineRule="auto"/>
        <w:jc w:val="both"/>
        <w:rPr>
          <w:del w:id="276" w:author="Danni Liu" w:date="2020-09-02T20:23:00Z"/>
          <w:rStyle w:val="PlainTextChar"/>
          <w:rFonts w:ascii="Calibri" w:eastAsiaTheme="majorEastAsia" w:hAnsi="Calibri" w:cstheme="majorBidi"/>
          <w:szCs w:val="24"/>
        </w:rPr>
      </w:pPr>
      <w:del w:id="277" w:author="Danni Liu" w:date="2020-09-02T20:23:00Z">
        <w:r w:rsidDel="00381689">
          <w:fldChar w:fldCharType="begin"/>
        </w:r>
        <w:r w:rsidDel="00381689">
          <w:delInstrText xml:space="preserve"> HYPERLINK "https://www.educative.io/courses/grokking-the-system-design-interview" </w:delInstrText>
        </w:r>
        <w:r w:rsidDel="00381689">
          <w:fldChar w:fldCharType="separate"/>
        </w:r>
        <w:r w:rsidR="009B2212" w:rsidDel="00381689">
          <w:rPr>
            <w:rStyle w:val="Hyperlink"/>
            <w:rFonts w:ascii="Calibri" w:hAnsi="Calibri" w:cs="Calibri"/>
            <w:sz w:val="22"/>
            <w:szCs w:val="22"/>
          </w:rPr>
          <w:delText>https://www.educative.io/courses/grokking-the-system-design-interview</w:delText>
        </w:r>
        <w:r w:rsidDel="00381689">
          <w:rPr>
            <w:rStyle w:val="Hyperlink"/>
            <w:rFonts w:ascii="Calibri" w:hAnsi="Calibri" w:cs="Calibri"/>
          </w:rPr>
          <w:fldChar w:fldCharType="end"/>
        </w:r>
      </w:del>
    </w:p>
    <w:p w14:paraId="1D1A96DB" w14:textId="389AB7C0" w:rsidR="000B4FD0" w:rsidDel="002F41CC" w:rsidRDefault="000B4FD0">
      <w:pPr>
        <w:pStyle w:val="PlainText1"/>
        <w:spacing w:line="360" w:lineRule="auto"/>
        <w:ind w:left="720"/>
        <w:jc w:val="both"/>
        <w:rPr>
          <w:del w:id="278" w:author="Danni Liu" w:date="2020-06-16T09:02:00Z"/>
          <w:rStyle w:val="PlainTextChar"/>
          <w:rFonts w:ascii="Calibri" w:eastAsiaTheme="minorHAnsi" w:hAnsi="Calibri" w:cstheme="minorBidi"/>
          <w:szCs w:val="24"/>
        </w:rPr>
      </w:pPr>
      <w:del w:id="279" w:author="Danni Liu" w:date="2020-06-16T09:02:00Z">
        <w:r w:rsidRPr="000A0A98" w:rsidDel="002F41CC">
          <w:rPr>
            <w:rStyle w:val="PlainTextChar"/>
            <w:rFonts w:ascii="Calibri" w:hAnsi="Calibri"/>
            <w:szCs w:val="24"/>
          </w:rPr>
          <w:delText xml:space="preserve">This guide covers in detail the installations, configuration of app servers. It is divided into the following sub-sections. </w:delText>
        </w:r>
      </w:del>
    </w:p>
    <w:p w14:paraId="201A1E89" w14:textId="5AB5E16C" w:rsidR="000B4FD0" w:rsidRPr="009B1350" w:rsidDel="002F41CC" w:rsidRDefault="000B4FD0">
      <w:pPr>
        <w:pStyle w:val="PlainText1"/>
        <w:spacing w:line="360" w:lineRule="auto"/>
        <w:ind w:left="720"/>
        <w:jc w:val="both"/>
        <w:rPr>
          <w:del w:id="280" w:author="Danni Liu" w:date="2020-06-16T09:02:00Z"/>
          <w:sz w:val="22"/>
          <w:szCs w:val="22"/>
        </w:rPr>
        <w:pPrChange w:id="281" w:author="Danni Liu" w:date="2020-06-16T09:02:00Z">
          <w:pPr>
            <w:pStyle w:val="BodyText1"/>
            <w:numPr>
              <w:numId w:val="2"/>
            </w:numPr>
            <w:spacing w:before="0" w:after="0"/>
            <w:ind w:left="1714" w:hanging="360"/>
            <w:jc w:val="left"/>
          </w:pPr>
        </w:pPrChange>
      </w:pPr>
      <w:del w:id="282" w:author="Danni Liu" w:date="2020-06-16T09:02:00Z">
        <w:r w:rsidRPr="009B1350" w:rsidDel="002F41CC">
          <w:rPr>
            <w:rFonts w:ascii="Calibri" w:hAnsi="Calibri"/>
            <w:sz w:val="22"/>
            <w:szCs w:val="22"/>
          </w:rPr>
          <w:delText>Installation of JDK 8</w:delText>
        </w:r>
      </w:del>
    </w:p>
    <w:p w14:paraId="2512327B" w14:textId="25383D6B" w:rsidR="000B4FD0" w:rsidRPr="009B1350" w:rsidDel="002F41CC" w:rsidRDefault="000B4FD0">
      <w:pPr>
        <w:pStyle w:val="PlainText1"/>
        <w:spacing w:line="360" w:lineRule="auto"/>
        <w:ind w:left="720"/>
        <w:jc w:val="both"/>
        <w:rPr>
          <w:del w:id="283" w:author="Danni Liu" w:date="2020-06-16T09:02:00Z"/>
          <w:sz w:val="22"/>
          <w:szCs w:val="22"/>
        </w:rPr>
        <w:pPrChange w:id="284" w:author="Danni Liu" w:date="2020-06-16T09:02:00Z">
          <w:pPr>
            <w:pStyle w:val="BodyText1"/>
            <w:numPr>
              <w:numId w:val="2"/>
            </w:numPr>
            <w:spacing w:before="0" w:after="0"/>
            <w:ind w:left="1714" w:hanging="360"/>
            <w:jc w:val="left"/>
          </w:pPr>
        </w:pPrChange>
      </w:pPr>
      <w:del w:id="285" w:author="Danni Liu" w:date="2020-06-16T09:02:00Z">
        <w:r w:rsidRPr="009B1350" w:rsidDel="002F41CC">
          <w:rPr>
            <w:rFonts w:ascii="Calibri" w:hAnsi="Calibri"/>
            <w:sz w:val="22"/>
            <w:szCs w:val="22"/>
          </w:rPr>
          <w:delText>Maven Setup</w:delText>
        </w:r>
      </w:del>
    </w:p>
    <w:p w14:paraId="462761D0" w14:textId="7C1BBC8D" w:rsidR="000B4FD0" w:rsidRPr="009B1350" w:rsidDel="002F41CC" w:rsidRDefault="000B4FD0">
      <w:pPr>
        <w:pStyle w:val="PlainText1"/>
        <w:spacing w:line="360" w:lineRule="auto"/>
        <w:ind w:left="720"/>
        <w:jc w:val="both"/>
        <w:rPr>
          <w:del w:id="286" w:author="Danni Liu" w:date="2020-06-16T09:02:00Z"/>
          <w:rFonts w:asciiTheme="minorHAnsi" w:hAnsiTheme="minorHAnsi" w:cstheme="minorHAnsi"/>
          <w:sz w:val="22"/>
          <w:szCs w:val="22"/>
        </w:rPr>
        <w:pPrChange w:id="287" w:author="Danni Liu" w:date="2020-06-16T09:02:00Z">
          <w:pPr>
            <w:pStyle w:val="BodyText1"/>
            <w:numPr>
              <w:numId w:val="2"/>
            </w:numPr>
            <w:spacing w:before="0" w:after="0"/>
            <w:ind w:left="1714" w:hanging="360"/>
            <w:jc w:val="left"/>
          </w:pPr>
        </w:pPrChange>
      </w:pPr>
      <w:del w:id="288" w:author="Danni Liu" w:date="2020-06-16T09:02:00Z">
        <w:r w:rsidRPr="009B1350" w:rsidDel="002F41CC">
          <w:rPr>
            <w:rFonts w:asciiTheme="minorHAnsi" w:hAnsiTheme="minorHAnsi" w:cstheme="minorHAnsi"/>
            <w:sz w:val="22"/>
            <w:szCs w:val="22"/>
          </w:rPr>
          <w:delText xml:space="preserve">Eclipse and plugin install and code checkout </w:delText>
        </w:r>
      </w:del>
    </w:p>
    <w:p w14:paraId="6FE04D30" w14:textId="08A76CFA" w:rsidR="000B4FD0" w:rsidRPr="009B1350" w:rsidDel="002F41CC" w:rsidRDefault="00ED3C8C">
      <w:pPr>
        <w:pStyle w:val="PlainText1"/>
        <w:spacing w:line="360" w:lineRule="auto"/>
        <w:ind w:left="720"/>
        <w:jc w:val="both"/>
        <w:rPr>
          <w:del w:id="289" w:author="Danni Liu" w:date="2020-06-16T09:02:00Z"/>
          <w:rFonts w:asciiTheme="minorHAnsi" w:hAnsiTheme="minorHAnsi" w:cstheme="minorHAnsi"/>
          <w:sz w:val="22"/>
          <w:szCs w:val="22"/>
        </w:rPr>
        <w:pPrChange w:id="290" w:author="Danni Liu" w:date="2020-06-16T09:02:00Z">
          <w:pPr>
            <w:pStyle w:val="BodyText1"/>
            <w:numPr>
              <w:numId w:val="2"/>
            </w:numPr>
            <w:spacing w:before="0" w:after="0"/>
            <w:ind w:left="1714" w:hanging="360"/>
            <w:jc w:val="left"/>
          </w:pPr>
        </w:pPrChange>
      </w:pPr>
      <w:del w:id="291" w:author="Danni Liu" w:date="2020-06-16T09:02:00Z">
        <w:r w:rsidDel="002F41CC">
          <w:rPr>
            <w:rFonts w:asciiTheme="minorHAnsi" w:hAnsiTheme="minorHAnsi" w:cstheme="minorHAnsi"/>
            <w:sz w:val="22"/>
            <w:szCs w:val="22"/>
          </w:rPr>
          <w:delText>Jboss 7.2</w:delText>
        </w:r>
        <w:r w:rsidR="000B4FD0" w:rsidRPr="009B1350" w:rsidDel="002F41CC">
          <w:rPr>
            <w:rFonts w:asciiTheme="minorHAnsi" w:hAnsiTheme="minorHAnsi" w:cstheme="minorHAnsi"/>
            <w:sz w:val="22"/>
            <w:szCs w:val="22"/>
          </w:rPr>
          <w:delText>.0 EAP Installation</w:delText>
        </w:r>
        <w:r w:rsidR="0065194F" w:rsidDel="002F41CC">
          <w:rPr>
            <w:rFonts w:asciiTheme="minorHAnsi" w:hAnsiTheme="minorHAnsi" w:cstheme="minorHAnsi"/>
            <w:sz w:val="22"/>
            <w:szCs w:val="22"/>
          </w:rPr>
          <w:delText xml:space="preserve"> with 7.2.7 patch</w:delText>
        </w:r>
        <w:r w:rsidR="005306BE" w:rsidDel="002F41CC">
          <w:rPr>
            <w:rFonts w:asciiTheme="minorHAnsi" w:hAnsiTheme="minorHAnsi" w:cstheme="minorHAnsi"/>
            <w:sz w:val="22"/>
            <w:szCs w:val="22"/>
          </w:rPr>
          <w:delText xml:space="preserve"> </w:delText>
        </w:r>
        <w:r w:rsidR="0065194F" w:rsidDel="002F41CC">
          <w:rPr>
            <w:rFonts w:asciiTheme="minorHAnsi" w:hAnsiTheme="minorHAnsi" w:cstheme="minorHAnsi"/>
            <w:sz w:val="22"/>
            <w:szCs w:val="22"/>
          </w:rPr>
          <w:delText>level</w:delText>
        </w:r>
      </w:del>
    </w:p>
    <w:p w14:paraId="0AFE2878" w14:textId="669DFBB9" w:rsidR="000B4FD0" w:rsidRPr="009B1350" w:rsidDel="002F41CC" w:rsidRDefault="000B4FD0">
      <w:pPr>
        <w:pStyle w:val="PlainText1"/>
        <w:spacing w:line="360" w:lineRule="auto"/>
        <w:ind w:left="720"/>
        <w:jc w:val="both"/>
        <w:rPr>
          <w:del w:id="292" w:author="Danni Liu" w:date="2020-06-16T09:02:00Z"/>
          <w:rFonts w:ascii="Calibri" w:hAnsi="Calibri"/>
          <w:sz w:val="22"/>
          <w:szCs w:val="22"/>
        </w:rPr>
        <w:pPrChange w:id="293" w:author="Danni Liu" w:date="2020-06-16T09:02:00Z">
          <w:pPr>
            <w:pStyle w:val="BodyText1"/>
            <w:numPr>
              <w:numId w:val="2"/>
            </w:numPr>
            <w:spacing w:before="0" w:after="0"/>
            <w:ind w:left="1714" w:hanging="360"/>
            <w:jc w:val="left"/>
          </w:pPr>
        </w:pPrChange>
      </w:pPr>
      <w:del w:id="294" w:author="Danni Liu" w:date="2020-06-16T09:02:00Z">
        <w:r w:rsidRPr="009B1350" w:rsidDel="002F41CC">
          <w:rPr>
            <w:rFonts w:ascii="Calibri" w:hAnsi="Calibri"/>
            <w:sz w:val="22"/>
            <w:szCs w:val="22"/>
          </w:rPr>
          <w:delText>Installation of ATG 11.2</w:delText>
        </w:r>
      </w:del>
    </w:p>
    <w:p w14:paraId="53634B26" w14:textId="79A364C2" w:rsidR="000B4FD0" w:rsidDel="002F41CC" w:rsidRDefault="00997B60">
      <w:pPr>
        <w:pStyle w:val="PlainText1"/>
        <w:spacing w:line="360" w:lineRule="auto"/>
        <w:ind w:left="720"/>
        <w:jc w:val="both"/>
        <w:rPr>
          <w:del w:id="295" w:author="Danni Liu" w:date="2020-06-16T09:02:00Z"/>
          <w:rFonts w:ascii="Calibri" w:hAnsi="Calibri"/>
          <w:sz w:val="22"/>
          <w:szCs w:val="22"/>
        </w:rPr>
        <w:pPrChange w:id="296" w:author="Danni Liu" w:date="2020-06-16T09:02:00Z">
          <w:pPr>
            <w:pStyle w:val="BodyText1"/>
            <w:numPr>
              <w:numId w:val="2"/>
            </w:numPr>
            <w:spacing w:before="0" w:after="0"/>
            <w:ind w:left="1714" w:hanging="360"/>
            <w:jc w:val="left"/>
          </w:pPr>
        </w:pPrChange>
      </w:pPr>
      <w:del w:id="297" w:author="Danni Liu" w:date="2020-06-16T09:02:00Z">
        <w:r w:rsidRPr="009B1350" w:rsidDel="002F41CC">
          <w:rPr>
            <w:rFonts w:ascii="Calibri" w:hAnsi="Calibri"/>
            <w:sz w:val="22"/>
            <w:szCs w:val="22"/>
          </w:rPr>
          <w:delText>Miscellaneous setup items</w:delText>
        </w:r>
      </w:del>
    </w:p>
    <w:p w14:paraId="2346DC8E" w14:textId="0C5D6602" w:rsidR="001A0910" w:rsidRPr="009B1350" w:rsidDel="002F41CC" w:rsidRDefault="001A0910">
      <w:pPr>
        <w:pStyle w:val="PlainText1"/>
        <w:spacing w:line="360" w:lineRule="auto"/>
        <w:ind w:left="720"/>
        <w:jc w:val="both"/>
        <w:rPr>
          <w:del w:id="298" w:author="Danni Liu" w:date="2020-06-16T09:03:00Z"/>
          <w:rFonts w:ascii="Calibri" w:hAnsi="Calibri"/>
          <w:sz w:val="22"/>
          <w:szCs w:val="22"/>
        </w:rPr>
        <w:pPrChange w:id="299" w:author="Danni Liu" w:date="2020-06-16T09:02:00Z">
          <w:pPr>
            <w:pStyle w:val="BodyText1"/>
            <w:numPr>
              <w:numId w:val="2"/>
            </w:numPr>
            <w:spacing w:before="0" w:after="0"/>
            <w:ind w:left="1714" w:hanging="360"/>
            <w:jc w:val="left"/>
          </w:pPr>
        </w:pPrChange>
      </w:pPr>
      <w:del w:id="300" w:author="Danni Liu" w:date="2020-06-16T09:02:00Z">
        <w:r w:rsidDel="002F41CC">
          <w:rPr>
            <w:rFonts w:ascii="Calibri" w:hAnsi="Calibri"/>
            <w:sz w:val="22"/>
            <w:szCs w:val="22"/>
          </w:rPr>
          <w:delText>This document has been updated with instructions for using the installer script</w:delText>
        </w:r>
      </w:del>
    </w:p>
    <w:p w14:paraId="7087EEB4" w14:textId="77777777" w:rsidR="009B1350" w:rsidDel="002F41CC" w:rsidRDefault="009B1350" w:rsidP="009B1350">
      <w:pPr>
        <w:pStyle w:val="BodyText1"/>
        <w:ind w:left="1710"/>
        <w:jc w:val="left"/>
        <w:rPr>
          <w:del w:id="301" w:author="Danni Liu" w:date="2020-06-16T09:03:00Z"/>
          <w:rStyle w:val="PlainTextChar"/>
          <w:rFonts w:ascii="Calibri" w:hAnsi="Calibri"/>
          <w:szCs w:val="24"/>
        </w:rPr>
      </w:pPr>
    </w:p>
    <w:p w14:paraId="29DD554B" w14:textId="77777777" w:rsidR="009B1350" w:rsidDel="002F41CC" w:rsidRDefault="009B1350" w:rsidP="009B1350">
      <w:pPr>
        <w:pStyle w:val="BodyText1"/>
        <w:ind w:left="1710"/>
        <w:jc w:val="left"/>
        <w:rPr>
          <w:del w:id="302" w:author="Danni Liu" w:date="2020-06-16T09:02:00Z"/>
          <w:rStyle w:val="PlainTextChar"/>
          <w:rFonts w:ascii="Calibri" w:hAnsi="Calibri"/>
          <w:szCs w:val="24"/>
        </w:rPr>
      </w:pPr>
    </w:p>
    <w:p w14:paraId="2B1DF949" w14:textId="77777777" w:rsidR="009B1350" w:rsidDel="002F41CC" w:rsidRDefault="009B1350" w:rsidP="009B1350">
      <w:pPr>
        <w:pStyle w:val="BodyText1"/>
        <w:ind w:left="1710"/>
        <w:jc w:val="left"/>
        <w:rPr>
          <w:del w:id="303" w:author="Danni Liu" w:date="2020-06-16T09:02:00Z"/>
          <w:rStyle w:val="PlainTextChar"/>
          <w:rFonts w:ascii="Calibri" w:hAnsi="Calibri"/>
          <w:szCs w:val="24"/>
        </w:rPr>
      </w:pPr>
    </w:p>
    <w:p w14:paraId="37F13398" w14:textId="77777777" w:rsidR="009B1350" w:rsidDel="002F41CC" w:rsidRDefault="009B1350" w:rsidP="009B1350">
      <w:pPr>
        <w:pStyle w:val="BodyText1"/>
        <w:ind w:left="1710"/>
        <w:jc w:val="left"/>
        <w:rPr>
          <w:del w:id="304" w:author="Danni Liu" w:date="2020-06-16T09:02:00Z"/>
          <w:rStyle w:val="PlainTextChar"/>
          <w:rFonts w:ascii="Calibri" w:hAnsi="Calibri"/>
          <w:szCs w:val="24"/>
        </w:rPr>
      </w:pPr>
    </w:p>
    <w:p w14:paraId="3B553266" w14:textId="77777777" w:rsidR="009B1350" w:rsidDel="002F41CC" w:rsidRDefault="009B1350" w:rsidP="009B1350">
      <w:pPr>
        <w:pStyle w:val="BodyText1"/>
        <w:ind w:left="1710"/>
        <w:jc w:val="left"/>
        <w:rPr>
          <w:del w:id="305" w:author="Danni Liu" w:date="2020-06-16T09:02:00Z"/>
          <w:rStyle w:val="PlainTextChar"/>
          <w:rFonts w:ascii="Calibri" w:hAnsi="Calibri"/>
          <w:szCs w:val="24"/>
        </w:rPr>
      </w:pPr>
    </w:p>
    <w:p w14:paraId="4E7B4746" w14:textId="77777777" w:rsidR="009B1350" w:rsidDel="002F41CC" w:rsidRDefault="009B1350" w:rsidP="009B1350">
      <w:pPr>
        <w:pStyle w:val="BodyText1"/>
        <w:ind w:left="1710"/>
        <w:jc w:val="left"/>
        <w:rPr>
          <w:del w:id="306" w:author="Danni Liu" w:date="2020-06-16T09:02:00Z"/>
          <w:rStyle w:val="PlainTextChar"/>
          <w:rFonts w:ascii="Calibri" w:hAnsi="Calibri"/>
          <w:szCs w:val="24"/>
        </w:rPr>
      </w:pPr>
    </w:p>
    <w:p w14:paraId="6A6A288F" w14:textId="77777777" w:rsidR="009B1350" w:rsidDel="002F41CC" w:rsidRDefault="009B1350" w:rsidP="009B1350">
      <w:pPr>
        <w:pStyle w:val="BodyText1"/>
        <w:ind w:left="1710"/>
        <w:jc w:val="left"/>
        <w:rPr>
          <w:del w:id="307" w:author="Danni Liu" w:date="2020-06-16T09:02:00Z"/>
          <w:rStyle w:val="PlainTextChar"/>
          <w:rFonts w:ascii="Calibri" w:hAnsi="Calibri"/>
          <w:szCs w:val="24"/>
        </w:rPr>
      </w:pPr>
    </w:p>
    <w:p w14:paraId="05A2F7E1" w14:textId="77777777" w:rsidR="009B1350" w:rsidDel="002F41CC" w:rsidRDefault="009B1350" w:rsidP="009B1350">
      <w:pPr>
        <w:pStyle w:val="BodyText1"/>
        <w:ind w:left="1710"/>
        <w:jc w:val="left"/>
        <w:rPr>
          <w:del w:id="308" w:author="Danni Liu" w:date="2020-06-16T09:02:00Z"/>
          <w:rStyle w:val="PlainTextChar"/>
          <w:rFonts w:ascii="Calibri" w:hAnsi="Calibri"/>
          <w:szCs w:val="24"/>
        </w:rPr>
      </w:pPr>
    </w:p>
    <w:p w14:paraId="580C24DD" w14:textId="77777777" w:rsidR="009B1350" w:rsidDel="002F41CC" w:rsidRDefault="009B1350" w:rsidP="009B1350">
      <w:pPr>
        <w:pStyle w:val="BodyText1"/>
        <w:ind w:left="1710"/>
        <w:jc w:val="left"/>
        <w:rPr>
          <w:del w:id="309" w:author="Danni Liu" w:date="2020-06-16T09:02:00Z"/>
          <w:rStyle w:val="PlainTextChar"/>
          <w:rFonts w:ascii="Calibri" w:hAnsi="Calibri"/>
          <w:szCs w:val="24"/>
        </w:rPr>
      </w:pPr>
    </w:p>
    <w:p w14:paraId="64EF1FFA" w14:textId="77777777" w:rsidR="009B1350" w:rsidDel="002F41CC" w:rsidRDefault="009B1350" w:rsidP="009B1350">
      <w:pPr>
        <w:pStyle w:val="BodyText1"/>
        <w:ind w:left="1710"/>
        <w:jc w:val="left"/>
        <w:rPr>
          <w:del w:id="310" w:author="Danni Liu" w:date="2020-06-16T09:02:00Z"/>
          <w:rStyle w:val="PlainTextChar"/>
          <w:rFonts w:ascii="Calibri" w:hAnsi="Calibri"/>
          <w:szCs w:val="24"/>
        </w:rPr>
      </w:pPr>
    </w:p>
    <w:p w14:paraId="44AAB707" w14:textId="77777777" w:rsidR="009B1350" w:rsidDel="002F41CC" w:rsidRDefault="009B1350" w:rsidP="009B1350">
      <w:pPr>
        <w:pStyle w:val="BodyText1"/>
        <w:ind w:left="1710"/>
        <w:jc w:val="left"/>
        <w:rPr>
          <w:del w:id="311" w:author="Danni Liu" w:date="2020-06-16T09:02:00Z"/>
          <w:rStyle w:val="PlainTextChar"/>
          <w:rFonts w:ascii="Calibri" w:hAnsi="Calibri"/>
          <w:szCs w:val="24"/>
        </w:rPr>
      </w:pPr>
    </w:p>
    <w:p w14:paraId="643C4F06" w14:textId="77777777" w:rsidR="009B1350" w:rsidDel="002F41CC" w:rsidRDefault="009B1350" w:rsidP="009B1350">
      <w:pPr>
        <w:pStyle w:val="BodyText1"/>
        <w:ind w:left="1710"/>
        <w:jc w:val="left"/>
        <w:rPr>
          <w:del w:id="312" w:author="Danni Liu" w:date="2020-06-16T09:02:00Z"/>
          <w:rStyle w:val="PlainTextChar"/>
          <w:rFonts w:ascii="Calibri" w:hAnsi="Calibri"/>
          <w:szCs w:val="24"/>
        </w:rPr>
      </w:pPr>
    </w:p>
    <w:p w14:paraId="78B07DF5" w14:textId="77777777" w:rsidR="009B1350" w:rsidDel="002F41CC" w:rsidRDefault="009B1350" w:rsidP="009B1350">
      <w:pPr>
        <w:pStyle w:val="BodyText1"/>
        <w:ind w:left="1710"/>
        <w:jc w:val="left"/>
        <w:rPr>
          <w:del w:id="313" w:author="Danni Liu" w:date="2020-06-16T09:02:00Z"/>
          <w:rStyle w:val="PlainTextChar"/>
          <w:rFonts w:ascii="Calibri" w:hAnsi="Calibri"/>
          <w:szCs w:val="24"/>
        </w:rPr>
      </w:pPr>
    </w:p>
    <w:p w14:paraId="25DD059C" w14:textId="77777777" w:rsidR="009B1350" w:rsidDel="002F41CC" w:rsidRDefault="009B1350" w:rsidP="009B1350">
      <w:pPr>
        <w:pStyle w:val="BodyText1"/>
        <w:ind w:left="1710"/>
        <w:jc w:val="left"/>
        <w:rPr>
          <w:del w:id="314" w:author="Danni Liu" w:date="2020-06-16T09:02:00Z"/>
          <w:rStyle w:val="PlainTextChar"/>
          <w:rFonts w:ascii="Calibri" w:hAnsi="Calibri"/>
          <w:szCs w:val="24"/>
        </w:rPr>
      </w:pPr>
    </w:p>
    <w:p w14:paraId="2B2CF0D7" w14:textId="77777777" w:rsidR="009B1350" w:rsidDel="002F41CC" w:rsidRDefault="009B1350" w:rsidP="009B1350">
      <w:pPr>
        <w:pStyle w:val="BodyText1"/>
        <w:ind w:left="1710"/>
        <w:jc w:val="left"/>
        <w:rPr>
          <w:del w:id="315" w:author="Danni Liu" w:date="2020-06-16T09:02:00Z"/>
          <w:rStyle w:val="PlainTextChar"/>
          <w:rFonts w:ascii="Calibri" w:hAnsi="Calibri"/>
          <w:szCs w:val="24"/>
        </w:rPr>
      </w:pPr>
    </w:p>
    <w:p w14:paraId="7620204C" w14:textId="77777777" w:rsidR="009B1350" w:rsidDel="002F41CC" w:rsidRDefault="009B1350" w:rsidP="009B1350">
      <w:pPr>
        <w:pStyle w:val="BodyText1"/>
        <w:ind w:left="1710"/>
        <w:jc w:val="left"/>
        <w:rPr>
          <w:del w:id="316" w:author="Danni Liu" w:date="2020-06-16T09:02:00Z"/>
          <w:rStyle w:val="PlainTextChar"/>
          <w:rFonts w:ascii="Calibri" w:hAnsi="Calibri"/>
          <w:szCs w:val="24"/>
        </w:rPr>
      </w:pPr>
    </w:p>
    <w:p w14:paraId="49840CA7" w14:textId="77777777" w:rsidR="009B1350" w:rsidDel="002F41CC" w:rsidRDefault="009B1350" w:rsidP="009B1350">
      <w:pPr>
        <w:pStyle w:val="BodyText1"/>
        <w:ind w:left="1710"/>
        <w:jc w:val="left"/>
        <w:rPr>
          <w:del w:id="317" w:author="Danni Liu" w:date="2020-06-16T09:02:00Z"/>
          <w:rStyle w:val="PlainTextChar"/>
          <w:rFonts w:ascii="Calibri" w:hAnsi="Calibri"/>
          <w:szCs w:val="24"/>
        </w:rPr>
      </w:pPr>
    </w:p>
    <w:p w14:paraId="69E6450C" w14:textId="77777777" w:rsidR="009B1350" w:rsidDel="002F41CC" w:rsidRDefault="009B1350" w:rsidP="009B1350">
      <w:pPr>
        <w:pStyle w:val="BodyText1"/>
        <w:ind w:left="1710"/>
        <w:jc w:val="left"/>
        <w:rPr>
          <w:del w:id="318" w:author="Danni Liu" w:date="2020-06-16T09:02:00Z"/>
          <w:rStyle w:val="PlainTextChar"/>
          <w:rFonts w:ascii="Calibri" w:hAnsi="Calibri"/>
          <w:szCs w:val="24"/>
        </w:rPr>
      </w:pPr>
    </w:p>
    <w:p w14:paraId="41F3CA28" w14:textId="77777777" w:rsidR="009B1350" w:rsidDel="009B2212" w:rsidRDefault="009B1350">
      <w:pPr>
        <w:pStyle w:val="PlainText1"/>
        <w:spacing w:line="360" w:lineRule="auto"/>
        <w:ind w:left="720"/>
        <w:jc w:val="both"/>
        <w:rPr>
          <w:del w:id="319" w:author="Danni Liu" w:date="2020-07-09T21:23:00Z"/>
          <w:rStyle w:val="PlainTextChar"/>
          <w:rFonts w:ascii="Calibri" w:eastAsiaTheme="minorHAnsi" w:hAnsi="Calibri" w:cstheme="minorBidi"/>
          <w:szCs w:val="24"/>
        </w:rPr>
        <w:pPrChange w:id="320" w:author="Danni Liu" w:date="2020-06-16T09:03:00Z">
          <w:pPr>
            <w:pStyle w:val="BodyText1"/>
            <w:ind w:left="1710"/>
            <w:jc w:val="left"/>
          </w:pPr>
        </w:pPrChange>
      </w:pPr>
    </w:p>
    <w:p w14:paraId="409F307B" w14:textId="77777777" w:rsidR="009B1350" w:rsidRPr="009B1350" w:rsidRDefault="009B1350">
      <w:pPr>
        <w:pStyle w:val="BodyText1"/>
        <w:ind w:left="0"/>
        <w:jc w:val="left"/>
        <w:rPr>
          <w:rStyle w:val="PlainTextChar"/>
          <w:rFonts w:ascii="Calibri" w:eastAsiaTheme="minorHAnsi" w:hAnsi="Calibri" w:cstheme="minorBidi"/>
          <w:szCs w:val="24"/>
        </w:rPr>
        <w:pPrChange w:id="321" w:author="Danni Liu" w:date="2020-07-09T21:23:00Z">
          <w:pPr>
            <w:pStyle w:val="BodyText1"/>
            <w:ind w:left="1710"/>
            <w:jc w:val="left"/>
          </w:pPr>
        </w:pPrChange>
      </w:pPr>
    </w:p>
    <w:p w14:paraId="3613B141" w14:textId="448A4A7B" w:rsidR="001A0910" w:rsidRDefault="008573AC" w:rsidP="009B1350">
      <w:pPr>
        <w:pStyle w:val="Heading2"/>
        <w:rPr>
          <w:ins w:id="322" w:author="Danni Liu" w:date="2020-09-02T20:24:00Z"/>
        </w:rPr>
      </w:pPr>
      <w:bookmarkStart w:id="323" w:name="_Toc40807544"/>
      <w:del w:id="324" w:author="Danni Liu" w:date="2020-06-16T09:02:00Z">
        <w:r w:rsidDel="002F41CC">
          <w:delText>Using the Premier Developer Installer</w:delText>
        </w:r>
      </w:del>
      <w:bookmarkEnd w:id="323"/>
      <w:ins w:id="325" w:author="Danni Liu" w:date="2020-09-02T20:24:00Z">
        <w:r w:rsidR="00381689" w:rsidRPr="00381689">
          <w:t xml:space="preserve"> </w:t>
        </w:r>
        <w:proofErr w:type="spellStart"/>
        <w:r w:rsidR="00381689" w:rsidRPr="00381689">
          <w:t>CourseRa</w:t>
        </w:r>
        <w:proofErr w:type="spellEnd"/>
        <w:r w:rsidR="00381689" w:rsidRPr="00381689">
          <w:t>: Specialization: Full stack React</w:t>
        </w:r>
      </w:ins>
    </w:p>
    <w:p w14:paraId="085835D7" w14:textId="1EF833F1" w:rsidR="00381689" w:rsidRPr="00381689" w:rsidRDefault="00381689" w:rsidP="00381689">
      <w:pPr>
        <w:rPr>
          <w:ins w:id="326" w:author="Danni Liu" w:date="2020-09-02T20:25:00Z"/>
          <w:rFonts w:ascii="Calibri Light" w:hAnsi="Calibri Light" w:cs="Calibri Light"/>
          <w:b/>
          <w:bCs/>
          <w:sz w:val="28"/>
          <w:szCs w:val="28"/>
          <w:rPrChange w:id="327" w:author="Danni Liu" w:date="2020-09-02T20:27:00Z">
            <w:rPr>
              <w:ins w:id="328" w:author="Danni Liu" w:date="2020-09-02T20:25:00Z"/>
              <w:rFonts w:ascii="Calibri Light" w:hAnsi="Calibri Light" w:cs="Calibri Light"/>
              <w:sz w:val="32"/>
              <w:szCs w:val="32"/>
            </w:rPr>
          </w:rPrChange>
        </w:rPr>
      </w:pPr>
      <w:ins w:id="329" w:author="Danni Liu" w:date="2020-09-02T20:24:00Z">
        <w:r w:rsidRPr="00381689">
          <w:rPr>
            <w:rFonts w:ascii="Calibri Light" w:hAnsi="Calibri Light" w:cs="Calibri Light"/>
            <w:b/>
            <w:bCs/>
            <w:sz w:val="28"/>
            <w:szCs w:val="28"/>
            <w:rPrChange w:id="330" w:author="Danni Liu" w:date="2020-09-02T20:27:00Z">
              <w:rPr>
                <w:rFonts w:ascii="Calibri Light" w:hAnsi="Calibri Light" w:cs="Calibri Light"/>
                <w:sz w:val="32"/>
                <w:szCs w:val="32"/>
              </w:rPr>
            </w:rPrChange>
          </w:rPr>
          <w:t>1: Front-End Web UI Frameworks and Tools: Bootstrap 4</w:t>
        </w:r>
      </w:ins>
    </w:p>
    <w:p w14:paraId="16F71B27" w14:textId="77777777" w:rsidR="00381689" w:rsidRDefault="00381689" w:rsidP="00381689">
      <w:pPr>
        <w:pStyle w:val="NormalWeb"/>
        <w:spacing w:before="0" w:beforeAutospacing="0" w:after="0" w:afterAutospacing="0"/>
        <w:rPr>
          <w:ins w:id="331" w:author="Danni Liu" w:date="2020-09-02T20:25:00Z"/>
          <w:rFonts w:ascii="Calibri" w:hAnsi="Calibri" w:cs="Calibri"/>
          <w:color w:val="0070C0"/>
        </w:rPr>
      </w:pPr>
      <w:ins w:id="332" w:author="Danni Liu" w:date="2020-09-02T20:25:00Z">
        <w:r>
          <w:rPr>
            <w:rFonts w:ascii="Calibri" w:hAnsi="Calibri" w:cs="Calibri"/>
            <w:b/>
            <w:bCs/>
            <w:color w:val="0070C0"/>
          </w:rPr>
          <w:t>--------------------------------------- Resource Links:</w:t>
        </w:r>
      </w:ins>
    </w:p>
    <w:p w14:paraId="20D96789" w14:textId="77777777" w:rsidR="00381689" w:rsidRDefault="00381689" w:rsidP="00381689">
      <w:pPr>
        <w:numPr>
          <w:ilvl w:val="0"/>
          <w:numId w:val="52"/>
        </w:numPr>
        <w:spacing w:after="0" w:line="240" w:lineRule="auto"/>
        <w:ind w:left="540"/>
        <w:textAlignment w:val="center"/>
        <w:rPr>
          <w:ins w:id="333" w:author="Danni Liu" w:date="2020-09-02T20:25:00Z"/>
          <w:rFonts w:ascii="Calibri" w:hAnsi="Calibri" w:cs="Calibri"/>
        </w:rPr>
      </w:pPr>
      <w:ins w:id="334" w:author="Danni Liu" w:date="2020-09-02T20:25:00Z">
        <w:r>
          <w:rPr>
            <w:rFonts w:ascii="Calibri" w:hAnsi="Calibri" w:cs="Calibri"/>
          </w:rPr>
          <w:t xml:space="preserve">Bootstrap4: </w:t>
        </w:r>
        <w:r>
          <w:rPr>
            <w:rFonts w:ascii="Calibri" w:hAnsi="Calibri" w:cs="Calibri"/>
          </w:rPr>
          <w:fldChar w:fldCharType="begin"/>
        </w:r>
        <w:r>
          <w:rPr>
            <w:rFonts w:ascii="Calibri" w:hAnsi="Calibri" w:cs="Calibri"/>
          </w:rPr>
          <w:instrText xml:space="preserve"> HYPERLINK "https://getbootstrap.com/docs/4.3/getting-started/introduction/" </w:instrText>
        </w:r>
        <w:r>
          <w:rPr>
            <w:rFonts w:ascii="Calibri" w:hAnsi="Calibri" w:cs="Calibri"/>
          </w:rPr>
          <w:fldChar w:fldCharType="separate"/>
        </w:r>
        <w:r>
          <w:rPr>
            <w:rStyle w:val="Hyperlink"/>
            <w:rFonts w:ascii="Calibri" w:hAnsi="Calibri" w:cs="Calibri"/>
          </w:rPr>
          <w:t>https://getbootstrap.com/docs/4.3/getting-started/introduction/</w:t>
        </w:r>
        <w:r>
          <w:rPr>
            <w:rFonts w:ascii="Calibri" w:hAnsi="Calibri" w:cs="Calibri"/>
          </w:rPr>
          <w:fldChar w:fldCharType="end"/>
        </w:r>
      </w:ins>
    </w:p>
    <w:p w14:paraId="4F65A75E" w14:textId="77777777" w:rsidR="00381689" w:rsidRDefault="00381689" w:rsidP="00381689">
      <w:pPr>
        <w:numPr>
          <w:ilvl w:val="0"/>
          <w:numId w:val="52"/>
        </w:numPr>
        <w:spacing w:after="0" w:line="240" w:lineRule="auto"/>
        <w:ind w:left="540"/>
        <w:textAlignment w:val="center"/>
        <w:rPr>
          <w:ins w:id="335" w:author="Danni Liu" w:date="2020-09-02T20:25:00Z"/>
          <w:rFonts w:ascii="Calibri" w:hAnsi="Calibri" w:cs="Calibri"/>
        </w:rPr>
      </w:pPr>
      <w:ins w:id="336" w:author="Danni Liu" w:date="2020-09-02T20:25:00Z">
        <w:r>
          <w:rPr>
            <w:rFonts w:ascii="Calibri" w:hAnsi="Calibri" w:cs="Calibri"/>
          </w:rPr>
          <w:t xml:space="preserve">Review the basic of CSS: </w:t>
        </w:r>
        <w:r>
          <w:rPr>
            <w:rFonts w:ascii="Calibri" w:hAnsi="Calibri" w:cs="Calibri"/>
          </w:rPr>
          <w:fldChar w:fldCharType="begin"/>
        </w:r>
        <w:r>
          <w:rPr>
            <w:rFonts w:ascii="Calibri" w:hAnsi="Calibri" w:cs="Calibri"/>
          </w:rPr>
          <w:instrText xml:space="preserve"> HYPERLINK "https://www.w3schools.com/css/css_syntax.asp" </w:instrText>
        </w:r>
        <w:r>
          <w:rPr>
            <w:rFonts w:ascii="Calibri" w:hAnsi="Calibri" w:cs="Calibri"/>
          </w:rPr>
          <w:fldChar w:fldCharType="separate"/>
        </w:r>
        <w:r>
          <w:rPr>
            <w:rStyle w:val="Hyperlink"/>
            <w:rFonts w:ascii="Calibri" w:hAnsi="Calibri" w:cs="Calibri"/>
          </w:rPr>
          <w:t>https://www.w3schools.com/css/css_syntax.asp</w:t>
        </w:r>
        <w:r>
          <w:rPr>
            <w:rFonts w:ascii="Calibri" w:hAnsi="Calibri" w:cs="Calibri"/>
          </w:rPr>
          <w:fldChar w:fldCharType="end"/>
        </w:r>
      </w:ins>
    </w:p>
    <w:p w14:paraId="0B00FFBF" w14:textId="732BC089" w:rsidR="00381689" w:rsidRDefault="00381689" w:rsidP="00381689">
      <w:pPr>
        <w:pStyle w:val="NormalWeb"/>
        <w:spacing w:before="0" w:beforeAutospacing="0" w:after="0" w:afterAutospacing="0"/>
        <w:rPr>
          <w:ins w:id="337" w:author="Danni Liu" w:date="2020-09-02T20:25:00Z"/>
          <w:rFonts w:ascii="Calibri" w:hAnsi="Calibri" w:cs="Calibri"/>
          <w:color w:val="0070C0"/>
        </w:rPr>
      </w:pPr>
      <w:ins w:id="338" w:author="Danni Liu" w:date="2020-09-02T20:25:00Z">
        <w:r>
          <w:rPr>
            <w:rFonts w:ascii="Calibri" w:hAnsi="Calibri" w:cs="Calibri"/>
            <w:color w:val="0070C0"/>
          </w:rPr>
          <w:t> </w:t>
        </w:r>
      </w:ins>
    </w:p>
    <w:p w14:paraId="405FECDF" w14:textId="77777777" w:rsidR="00381689" w:rsidRDefault="00381689" w:rsidP="00381689">
      <w:pPr>
        <w:pStyle w:val="NormalWeb"/>
        <w:spacing w:before="0" w:beforeAutospacing="0" w:after="0" w:afterAutospacing="0"/>
        <w:rPr>
          <w:ins w:id="339" w:author="Danni Liu" w:date="2020-09-02T20:25:00Z"/>
          <w:rFonts w:ascii="Calibri" w:hAnsi="Calibri" w:cs="Calibri"/>
          <w:color w:val="0070C0"/>
        </w:rPr>
      </w:pPr>
      <w:ins w:id="340" w:author="Danni Liu" w:date="2020-09-02T20:25:00Z">
        <w:r>
          <w:rPr>
            <w:rFonts w:ascii="Calibri" w:hAnsi="Calibri" w:cs="Calibri"/>
            <w:b/>
            <w:bCs/>
            <w:color w:val="0070C0"/>
          </w:rPr>
          <w:t>--------------------------------------- Progress:</w:t>
        </w:r>
      </w:ins>
    </w:p>
    <w:p w14:paraId="3B0F007A" w14:textId="77777777" w:rsidR="00381689" w:rsidRDefault="00381689" w:rsidP="00381689">
      <w:pPr>
        <w:numPr>
          <w:ilvl w:val="0"/>
          <w:numId w:val="53"/>
        </w:numPr>
        <w:spacing w:after="0" w:line="240" w:lineRule="auto"/>
        <w:ind w:left="540"/>
        <w:textAlignment w:val="center"/>
        <w:rPr>
          <w:ins w:id="341" w:author="Danni Liu" w:date="2020-09-02T20:25:00Z"/>
          <w:rFonts w:ascii="Calibri" w:hAnsi="Calibri" w:cs="Calibri"/>
        </w:rPr>
      </w:pPr>
      <w:ins w:id="342" w:author="Danni Liu" w:date="2020-09-02T20:25:00Z">
        <w:r>
          <w:rPr>
            <w:rFonts w:ascii="Calibri" w:hAnsi="Calibri" w:cs="Calibri"/>
          </w:rPr>
          <w:fldChar w:fldCharType="begin"/>
        </w:r>
        <w:r>
          <w:rPr>
            <w:rFonts w:ascii="Calibri" w:hAnsi="Calibri" w:cs="Calibri"/>
          </w:rPr>
          <w:instrText xml:space="preserve"> HYPERLINK "https://www.coursera.org/learn/bootstrap-4/supplement/kXErq/exercise-instructions-getting-started-with-bootstrap" </w:instrText>
        </w:r>
        <w:r>
          <w:rPr>
            <w:rFonts w:ascii="Calibri" w:hAnsi="Calibri" w:cs="Calibri"/>
          </w:rPr>
          <w:fldChar w:fldCharType="separate"/>
        </w:r>
        <w:r>
          <w:rPr>
            <w:rStyle w:val="Hyperlink"/>
            <w:rFonts w:ascii="Calibri" w:hAnsi="Calibri" w:cs="Calibri"/>
          </w:rPr>
          <w:t>https://www.coursera.org/learn/bootstrap-4/supplement/kXErq/exercise-instructions-getting-started-with-bootstrap</w:t>
        </w:r>
        <w:r>
          <w:rPr>
            <w:rFonts w:ascii="Calibri" w:hAnsi="Calibri" w:cs="Calibri"/>
          </w:rPr>
          <w:fldChar w:fldCharType="end"/>
        </w:r>
        <w:r>
          <w:rPr>
            <w:rFonts w:ascii="Calibri" w:hAnsi="Calibri" w:cs="Calibri"/>
            <w:highlight w:val="yellow"/>
          </w:rPr>
          <w:t xml:space="preserve"> (stop)</w:t>
        </w:r>
      </w:ins>
    </w:p>
    <w:p w14:paraId="32ED66DD" w14:textId="708630BE" w:rsidR="00381689" w:rsidRDefault="00381689" w:rsidP="00381689">
      <w:pPr>
        <w:rPr>
          <w:ins w:id="343" w:author="Danni Liu" w:date="2020-09-02T20:25:00Z"/>
        </w:rPr>
      </w:pPr>
    </w:p>
    <w:p w14:paraId="6708D54B" w14:textId="78EB157B" w:rsidR="00381689" w:rsidRPr="00381689" w:rsidRDefault="00381689" w:rsidP="00381689">
      <w:pPr>
        <w:rPr>
          <w:ins w:id="344" w:author="Danni Liu" w:date="2020-09-02T20:25:00Z"/>
          <w:rFonts w:ascii="Calibri Light" w:hAnsi="Calibri Light" w:cs="Calibri Light"/>
          <w:b/>
          <w:bCs/>
          <w:sz w:val="28"/>
          <w:szCs w:val="28"/>
          <w:rPrChange w:id="345" w:author="Danni Liu" w:date="2020-09-02T20:27:00Z">
            <w:rPr>
              <w:ins w:id="346" w:author="Danni Liu" w:date="2020-09-02T20:25:00Z"/>
              <w:rFonts w:ascii="Calibri Light" w:hAnsi="Calibri Light" w:cs="Calibri Light"/>
              <w:b/>
              <w:bCs/>
            </w:rPr>
          </w:rPrChange>
        </w:rPr>
      </w:pPr>
      <w:ins w:id="347" w:author="Danni Liu" w:date="2020-09-02T20:25:00Z">
        <w:r w:rsidRPr="00381689">
          <w:rPr>
            <w:rFonts w:ascii="Calibri Light" w:hAnsi="Calibri Light" w:cs="Calibri Light"/>
            <w:b/>
            <w:bCs/>
            <w:sz w:val="28"/>
            <w:szCs w:val="28"/>
            <w:rPrChange w:id="348" w:author="Danni Liu" w:date="2020-09-02T20:27:00Z">
              <w:rPr>
                <w:rFonts w:ascii="Calibri Light" w:hAnsi="Calibri Light" w:cs="Calibri Light"/>
                <w:b/>
                <w:bCs/>
              </w:rPr>
            </w:rPrChange>
          </w:rPr>
          <w:t>2: Front-End Web Development with React</w:t>
        </w:r>
      </w:ins>
    </w:p>
    <w:p w14:paraId="6DA41235" w14:textId="63168DE1" w:rsidR="00381689" w:rsidRPr="00381689" w:rsidRDefault="00381689" w:rsidP="00381689">
      <w:pPr>
        <w:rPr>
          <w:ins w:id="349" w:author="Danni Liu" w:date="2020-09-02T20:25:00Z"/>
          <w:rFonts w:ascii="Calibri Light" w:hAnsi="Calibri Light" w:cs="Calibri Light"/>
          <w:b/>
          <w:bCs/>
          <w:sz w:val="28"/>
          <w:szCs w:val="28"/>
          <w:rPrChange w:id="350" w:author="Danni Liu" w:date="2020-09-02T20:26:00Z">
            <w:rPr>
              <w:ins w:id="351" w:author="Danni Liu" w:date="2020-09-02T20:25:00Z"/>
              <w:rFonts w:ascii="Calibri Light" w:hAnsi="Calibri Light" w:cs="Calibri Light"/>
              <w:sz w:val="40"/>
              <w:szCs w:val="40"/>
            </w:rPr>
          </w:rPrChange>
        </w:rPr>
      </w:pPr>
      <w:ins w:id="352" w:author="Danni Liu" w:date="2020-09-02T20:25:00Z">
        <w:r w:rsidRPr="00381689">
          <w:rPr>
            <w:rFonts w:ascii="Calibri Light" w:hAnsi="Calibri Light" w:cs="Calibri Light"/>
            <w:b/>
            <w:bCs/>
            <w:sz w:val="28"/>
            <w:szCs w:val="28"/>
            <w:rPrChange w:id="353" w:author="Danni Liu" w:date="2020-09-02T20:26:00Z">
              <w:rPr>
                <w:rFonts w:ascii="Calibri Light" w:hAnsi="Calibri Light" w:cs="Calibri Light"/>
                <w:sz w:val="40"/>
                <w:szCs w:val="40"/>
              </w:rPr>
            </w:rPrChange>
          </w:rPr>
          <w:t xml:space="preserve">3: </w:t>
        </w:r>
        <w:proofErr w:type="spellStart"/>
        <w:r w:rsidRPr="00381689">
          <w:rPr>
            <w:rFonts w:ascii="Calibri Light" w:hAnsi="Calibri Light" w:cs="Calibri Light"/>
            <w:b/>
            <w:bCs/>
            <w:sz w:val="28"/>
            <w:szCs w:val="28"/>
            <w:rPrChange w:id="354" w:author="Danni Liu" w:date="2020-09-02T20:26:00Z">
              <w:rPr>
                <w:rFonts w:ascii="Calibri Light" w:hAnsi="Calibri Light" w:cs="Calibri Light"/>
                <w:sz w:val="40"/>
                <w:szCs w:val="40"/>
              </w:rPr>
            </w:rPrChange>
          </w:rPr>
          <w:t>MobileApp-ReactNative</w:t>
        </w:r>
        <w:proofErr w:type="spellEnd"/>
      </w:ins>
    </w:p>
    <w:p w14:paraId="39DA319E" w14:textId="77777777" w:rsidR="00381689" w:rsidRDefault="00381689" w:rsidP="00381689">
      <w:pPr>
        <w:pStyle w:val="NormalWeb"/>
        <w:spacing w:before="0" w:beforeAutospacing="0" w:after="0" w:afterAutospacing="0"/>
        <w:rPr>
          <w:ins w:id="355" w:author="Danni Liu" w:date="2020-09-02T20:26:00Z"/>
          <w:rFonts w:ascii="Calibri" w:hAnsi="Calibri" w:cs="Calibri"/>
          <w:sz w:val="22"/>
          <w:szCs w:val="22"/>
        </w:rPr>
      </w:pPr>
      <w:ins w:id="356" w:author="Danni Liu" w:date="2020-09-02T20:26:00Z">
        <w:r>
          <w:rPr>
            <w:rFonts w:ascii="Calibri" w:hAnsi="Calibri" w:cs="Calibri"/>
            <w:sz w:val="22"/>
            <w:szCs w:val="22"/>
          </w:rPr>
          <w:t>-----------------------------------</w:t>
        </w:r>
        <w:r>
          <w:rPr>
            <w:rFonts w:ascii="Calibri" w:hAnsi="Calibri" w:cs="Calibri"/>
            <w:sz w:val="22"/>
            <w:szCs w:val="22"/>
          </w:rPr>
          <w:fldChar w:fldCharType="begin"/>
        </w:r>
        <w:r>
          <w:rPr>
            <w:rFonts w:ascii="Calibri" w:hAnsi="Calibri" w:cs="Calibri"/>
            <w:sz w:val="22"/>
            <w:szCs w:val="22"/>
          </w:rPr>
          <w:instrText xml:space="preserve"> HYPERLINK "https://www.coursera.org/learn/react-native/home/welcome" </w:instrText>
        </w:r>
        <w:r>
          <w:rPr>
            <w:rFonts w:ascii="Calibri" w:hAnsi="Calibri" w:cs="Calibri"/>
            <w:sz w:val="22"/>
            <w:szCs w:val="22"/>
          </w:rPr>
          <w:fldChar w:fldCharType="separate"/>
        </w:r>
        <w:r>
          <w:rPr>
            <w:rStyle w:val="Hyperlink"/>
            <w:rFonts w:ascii="Calibri" w:hAnsi="Calibri" w:cs="Calibri"/>
            <w:sz w:val="21"/>
            <w:szCs w:val="21"/>
          </w:rPr>
          <w:t>Multiplatform Mobile App Development with React Native</w:t>
        </w:r>
        <w:r>
          <w:rPr>
            <w:rFonts w:ascii="Calibri" w:hAnsi="Calibri" w:cs="Calibri"/>
            <w:sz w:val="22"/>
            <w:szCs w:val="22"/>
          </w:rPr>
          <w:fldChar w:fldCharType="end"/>
        </w:r>
        <w:r>
          <w:rPr>
            <w:rFonts w:ascii="Calibri" w:hAnsi="Calibri" w:cs="Calibri"/>
            <w:sz w:val="22"/>
            <w:szCs w:val="22"/>
          </w:rPr>
          <w:t xml:space="preserve"> from </w:t>
        </w:r>
        <w:proofErr w:type="spellStart"/>
        <w:r>
          <w:rPr>
            <w:rFonts w:ascii="Calibri" w:hAnsi="Calibri" w:cs="Calibri"/>
            <w:sz w:val="22"/>
            <w:szCs w:val="22"/>
          </w:rPr>
          <w:t>CourseRa</w:t>
        </w:r>
        <w:proofErr w:type="spellEnd"/>
        <w:r>
          <w:rPr>
            <w:rFonts w:ascii="Calibri" w:hAnsi="Calibri" w:cs="Calibri"/>
            <w:sz w:val="22"/>
            <w:szCs w:val="22"/>
          </w:rPr>
          <w:t>:</w:t>
        </w:r>
      </w:ins>
    </w:p>
    <w:p w14:paraId="02AE5F8E" w14:textId="77777777" w:rsidR="00381689" w:rsidRDefault="00381689" w:rsidP="00381689">
      <w:pPr>
        <w:pStyle w:val="NormalWeb"/>
        <w:spacing w:before="0" w:beforeAutospacing="0" w:after="0" w:afterAutospacing="0"/>
        <w:rPr>
          <w:ins w:id="357" w:author="Danni Liu" w:date="2020-09-02T20:26:00Z"/>
          <w:rFonts w:ascii="Calibri" w:hAnsi="Calibri" w:cs="Calibri"/>
          <w:sz w:val="22"/>
          <w:szCs w:val="22"/>
        </w:rPr>
      </w:pPr>
      <w:ins w:id="358" w:author="Danni Liu" w:date="2020-09-02T20:26:00Z">
        <w:r>
          <w:rPr>
            <w:rFonts w:ascii="Calibri" w:hAnsi="Calibri" w:cs="Calibri"/>
            <w:sz w:val="22"/>
            <w:szCs w:val="22"/>
          </w:rPr>
          <w:t xml:space="preserve">**react native web site: </w:t>
        </w:r>
        <w:r>
          <w:rPr>
            <w:rFonts w:ascii="Calibri" w:hAnsi="Calibri" w:cs="Calibri"/>
            <w:sz w:val="22"/>
            <w:szCs w:val="22"/>
          </w:rPr>
          <w:fldChar w:fldCharType="begin"/>
        </w:r>
        <w:r>
          <w:rPr>
            <w:rFonts w:ascii="Calibri" w:hAnsi="Calibri" w:cs="Calibri"/>
            <w:sz w:val="22"/>
            <w:szCs w:val="22"/>
          </w:rPr>
          <w:instrText xml:space="preserve"> HYPERLINK "http://facebook.github.io/react-native/" </w:instrText>
        </w:r>
        <w:r>
          <w:rPr>
            <w:rFonts w:ascii="Calibri" w:hAnsi="Calibri" w:cs="Calibri"/>
            <w:sz w:val="22"/>
            <w:szCs w:val="22"/>
          </w:rPr>
          <w:fldChar w:fldCharType="separate"/>
        </w:r>
        <w:r>
          <w:rPr>
            <w:rStyle w:val="Hyperlink"/>
            <w:rFonts w:ascii="Calibri" w:hAnsi="Calibri" w:cs="Calibri"/>
            <w:sz w:val="22"/>
            <w:szCs w:val="22"/>
          </w:rPr>
          <w:t>http://facebook.github.io/react-native/</w:t>
        </w:r>
        <w:r>
          <w:rPr>
            <w:rFonts w:ascii="Calibri" w:hAnsi="Calibri" w:cs="Calibri"/>
            <w:sz w:val="22"/>
            <w:szCs w:val="22"/>
          </w:rPr>
          <w:fldChar w:fldCharType="end"/>
        </w:r>
      </w:ins>
    </w:p>
    <w:p w14:paraId="7694864D" w14:textId="77777777" w:rsidR="00381689" w:rsidRDefault="00381689" w:rsidP="00381689">
      <w:pPr>
        <w:pStyle w:val="NormalWeb"/>
        <w:spacing w:before="0" w:beforeAutospacing="0" w:after="0" w:afterAutospacing="0"/>
        <w:rPr>
          <w:ins w:id="359" w:author="Danni Liu" w:date="2020-09-02T20:26:00Z"/>
          <w:rFonts w:ascii="Calibri" w:hAnsi="Calibri" w:cs="Calibri"/>
          <w:sz w:val="22"/>
          <w:szCs w:val="22"/>
        </w:rPr>
      </w:pPr>
      <w:ins w:id="360" w:author="Danni Liu" w:date="2020-09-02T20:26:00Z">
        <w:r>
          <w:rPr>
            <w:rFonts w:ascii="Calibri" w:hAnsi="Calibri" w:cs="Calibri"/>
            <w:sz w:val="22"/>
            <w:szCs w:val="22"/>
          </w:rPr>
          <w:t xml:space="preserve">**ES2015 features: </w:t>
        </w:r>
        <w:r>
          <w:rPr>
            <w:rFonts w:ascii="Calibri" w:hAnsi="Calibri" w:cs="Calibri"/>
            <w:sz w:val="22"/>
            <w:szCs w:val="22"/>
          </w:rPr>
          <w:fldChar w:fldCharType="begin"/>
        </w:r>
        <w:r>
          <w:rPr>
            <w:rFonts w:ascii="Calibri" w:hAnsi="Calibri" w:cs="Calibri"/>
            <w:sz w:val="22"/>
            <w:szCs w:val="22"/>
          </w:rPr>
          <w:instrText xml:space="preserve"> HYPERLINK "https://babeljs.io/docs/en/learn/" </w:instrText>
        </w:r>
        <w:r>
          <w:rPr>
            <w:rFonts w:ascii="Calibri" w:hAnsi="Calibri" w:cs="Calibri"/>
            <w:sz w:val="22"/>
            <w:szCs w:val="22"/>
          </w:rPr>
          <w:fldChar w:fldCharType="separate"/>
        </w:r>
        <w:r>
          <w:rPr>
            <w:rStyle w:val="Hyperlink"/>
            <w:rFonts w:ascii="Calibri" w:hAnsi="Calibri" w:cs="Calibri"/>
            <w:sz w:val="22"/>
            <w:szCs w:val="22"/>
          </w:rPr>
          <w:t>https://babeljs.io/docs/en/learn/</w:t>
        </w:r>
        <w:r>
          <w:rPr>
            <w:rFonts w:ascii="Calibri" w:hAnsi="Calibri" w:cs="Calibri"/>
            <w:sz w:val="22"/>
            <w:szCs w:val="22"/>
          </w:rPr>
          <w:fldChar w:fldCharType="end"/>
        </w:r>
      </w:ins>
    </w:p>
    <w:p w14:paraId="3AF12F43" w14:textId="77777777" w:rsidR="00381689" w:rsidRDefault="00381689" w:rsidP="00381689">
      <w:pPr>
        <w:pStyle w:val="NormalWeb"/>
        <w:spacing w:before="0" w:beforeAutospacing="0" w:after="0" w:afterAutospacing="0"/>
        <w:rPr>
          <w:ins w:id="361" w:author="Danni Liu" w:date="2020-09-02T20:26:00Z"/>
          <w:rFonts w:ascii="Calibri" w:hAnsi="Calibri" w:cs="Calibri"/>
          <w:sz w:val="22"/>
          <w:szCs w:val="22"/>
        </w:rPr>
      </w:pPr>
      <w:ins w:id="362" w:author="Danni Liu" w:date="2020-09-02T20:26:00Z">
        <w:r>
          <w:rPr>
            <w:rFonts w:ascii="Calibri" w:hAnsi="Calibri" w:cs="Calibri"/>
            <w:sz w:val="22"/>
            <w:szCs w:val="22"/>
          </w:rPr>
          <w:t> </w:t>
        </w:r>
      </w:ins>
    </w:p>
    <w:p w14:paraId="51AEEE7D" w14:textId="77777777" w:rsidR="00381689" w:rsidRDefault="00381689" w:rsidP="00381689">
      <w:pPr>
        <w:pStyle w:val="NormalWeb"/>
        <w:spacing w:before="0" w:beforeAutospacing="0" w:after="0" w:afterAutospacing="0"/>
        <w:rPr>
          <w:ins w:id="363" w:author="Danni Liu" w:date="2020-09-02T20:26:00Z"/>
          <w:rFonts w:ascii="Calibri" w:hAnsi="Calibri" w:cs="Calibri"/>
          <w:sz w:val="22"/>
          <w:szCs w:val="22"/>
        </w:rPr>
      </w:pPr>
      <w:ins w:id="364" w:author="Danni Liu" w:date="2020-09-02T20:26:00Z">
        <w:r>
          <w:rPr>
            <w:rFonts w:ascii="Calibri" w:hAnsi="Calibri" w:cs="Calibri"/>
            <w:sz w:val="22"/>
            <w:szCs w:val="22"/>
            <w:highlight w:val="yellow"/>
          </w:rPr>
          <w:t>Stop:</w:t>
        </w:r>
      </w:ins>
    </w:p>
    <w:p w14:paraId="3F000063" w14:textId="77777777" w:rsidR="00381689" w:rsidRDefault="00381689" w:rsidP="00381689">
      <w:pPr>
        <w:pStyle w:val="NormalWeb"/>
        <w:spacing w:before="0" w:beforeAutospacing="0" w:after="0" w:afterAutospacing="0"/>
        <w:rPr>
          <w:ins w:id="365" w:author="Danni Liu" w:date="2020-09-02T20:26:00Z"/>
          <w:rFonts w:ascii="Calibri" w:hAnsi="Calibri" w:cs="Calibri"/>
          <w:sz w:val="22"/>
          <w:szCs w:val="22"/>
        </w:rPr>
      </w:pPr>
      <w:ins w:id="366" w:author="Danni Liu" w:date="2020-09-02T20:26:00Z">
        <w:r>
          <w:rPr>
            <w:rFonts w:ascii="Calibri" w:hAnsi="Calibri" w:cs="Calibri"/>
            <w:sz w:val="22"/>
            <w:szCs w:val="22"/>
          </w:rPr>
          <w:fldChar w:fldCharType="begin"/>
        </w:r>
        <w:r>
          <w:rPr>
            <w:rFonts w:ascii="Calibri" w:hAnsi="Calibri" w:cs="Calibri"/>
            <w:sz w:val="22"/>
            <w:szCs w:val="22"/>
          </w:rPr>
          <w:instrText xml:space="preserve"> HYPERLINK "https://facebook.github.io/react-native/docs/tutorial" </w:instrText>
        </w:r>
        <w:r>
          <w:rPr>
            <w:rFonts w:ascii="Calibri" w:hAnsi="Calibri" w:cs="Calibri"/>
            <w:sz w:val="22"/>
            <w:szCs w:val="22"/>
          </w:rPr>
          <w:fldChar w:fldCharType="separate"/>
        </w:r>
        <w:r>
          <w:rPr>
            <w:rStyle w:val="Hyperlink"/>
            <w:rFonts w:ascii="Calibri" w:hAnsi="Calibri" w:cs="Calibri"/>
            <w:sz w:val="22"/>
            <w:szCs w:val="22"/>
          </w:rPr>
          <w:t>https://facebook.github.io/react-native/docs/tutorial</w:t>
        </w:r>
        <w:r>
          <w:rPr>
            <w:rFonts w:ascii="Calibri" w:hAnsi="Calibri" w:cs="Calibri"/>
            <w:sz w:val="22"/>
            <w:szCs w:val="22"/>
          </w:rPr>
          <w:fldChar w:fldCharType="end"/>
        </w:r>
      </w:ins>
    </w:p>
    <w:p w14:paraId="7E1B9AAC" w14:textId="77777777" w:rsidR="00381689" w:rsidRDefault="00381689" w:rsidP="00381689">
      <w:pPr>
        <w:pStyle w:val="NormalWeb"/>
        <w:spacing w:before="0" w:beforeAutospacing="0" w:after="0" w:afterAutospacing="0"/>
        <w:rPr>
          <w:ins w:id="367" w:author="Danni Liu" w:date="2020-09-02T20:26:00Z"/>
          <w:rFonts w:ascii="Calibri" w:hAnsi="Calibri" w:cs="Calibri"/>
          <w:sz w:val="22"/>
          <w:szCs w:val="22"/>
        </w:rPr>
      </w:pPr>
      <w:ins w:id="368" w:author="Danni Liu" w:date="2020-09-02T20:26:00Z">
        <w:r>
          <w:rPr>
            <w:rFonts w:ascii="Calibri" w:hAnsi="Calibri" w:cs="Calibri"/>
            <w:sz w:val="22"/>
            <w:szCs w:val="22"/>
          </w:rPr>
          <w:fldChar w:fldCharType="begin"/>
        </w:r>
        <w:r>
          <w:rPr>
            <w:rFonts w:ascii="Calibri" w:hAnsi="Calibri" w:cs="Calibri"/>
            <w:sz w:val="22"/>
            <w:szCs w:val="22"/>
          </w:rPr>
          <w:instrText xml:space="preserve"> HYPERLINK "https://babeljs.io/docs/en/learn/" \l "arrows-and-lexical-this" </w:instrText>
        </w:r>
        <w:r>
          <w:rPr>
            <w:rFonts w:ascii="Calibri" w:hAnsi="Calibri" w:cs="Calibri"/>
            <w:sz w:val="22"/>
            <w:szCs w:val="22"/>
          </w:rPr>
          <w:fldChar w:fldCharType="separate"/>
        </w:r>
        <w:r>
          <w:rPr>
            <w:rStyle w:val="Hyperlink"/>
            <w:rFonts w:ascii="Calibri" w:hAnsi="Calibri" w:cs="Calibri"/>
            <w:sz w:val="22"/>
            <w:szCs w:val="22"/>
          </w:rPr>
          <w:t>https://babeljs.io/docs/en/learn/#arrows-and-lexical-this</w:t>
        </w:r>
        <w:r>
          <w:rPr>
            <w:rFonts w:ascii="Calibri" w:hAnsi="Calibri" w:cs="Calibri"/>
            <w:sz w:val="22"/>
            <w:szCs w:val="22"/>
          </w:rPr>
          <w:fldChar w:fldCharType="end"/>
        </w:r>
      </w:ins>
    </w:p>
    <w:p w14:paraId="0409A7FB" w14:textId="77777777" w:rsidR="00381689" w:rsidRDefault="00381689" w:rsidP="00381689">
      <w:pPr>
        <w:pStyle w:val="NormalWeb"/>
        <w:spacing w:before="0" w:beforeAutospacing="0" w:after="0" w:afterAutospacing="0"/>
        <w:rPr>
          <w:ins w:id="369" w:author="Danni Liu" w:date="2020-09-02T20:26:00Z"/>
          <w:rFonts w:ascii="Calibri" w:hAnsi="Calibri" w:cs="Calibri"/>
          <w:sz w:val="22"/>
          <w:szCs w:val="22"/>
        </w:rPr>
      </w:pPr>
      <w:ins w:id="370" w:author="Danni Liu" w:date="2020-09-02T20:26:00Z">
        <w:r>
          <w:rPr>
            <w:rFonts w:ascii="Calibri" w:hAnsi="Calibri" w:cs="Calibri"/>
            <w:sz w:val="22"/>
            <w:szCs w:val="22"/>
          </w:rPr>
          <w:t> </w:t>
        </w:r>
      </w:ins>
    </w:p>
    <w:p w14:paraId="017E0674" w14:textId="77777777" w:rsidR="00381689" w:rsidRDefault="00381689" w:rsidP="00381689">
      <w:pPr>
        <w:pStyle w:val="NormalWeb"/>
        <w:spacing w:before="0" w:beforeAutospacing="0" w:after="0" w:afterAutospacing="0"/>
        <w:rPr>
          <w:ins w:id="371" w:author="Danni Liu" w:date="2020-09-02T20:26:00Z"/>
          <w:rFonts w:ascii="Calibri" w:hAnsi="Calibri" w:cs="Calibri"/>
          <w:sz w:val="22"/>
          <w:szCs w:val="22"/>
        </w:rPr>
      </w:pPr>
      <w:ins w:id="372" w:author="Danni Liu" w:date="2020-09-02T20:26:00Z">
        <w:r>
          <w:rPr>
            <w:rFonts w:ascii="Calibri" w:hAnsi="Calibri" w:cs="Calibri"/>
            <w:sz w:val="22"/>
            <w:szCs w:val="22"/>
          </w:rPr>
          <w:t xml:space="preserve">**React Native App Development using </w:t>
        </w:r>
        <w:proofErr w:type="spellStart"/>
        <w:r>
          <w:rPr>
            <w:rFonts w:ascii="Calibri" w:hAnsi="Calibri" w:cs="Calibri"/>
            <w:sz w:val="22"/>
            <w:szCs w:val="22"/>
          </w:rPr>
          <w:t>npm</w:t>
        </w:r>
        <w:proofErr w:type="spellEnd"/>
      </w:ins>
    </w:p>
    <w:p w14:paraId="5ACA4171" w14:textId="77777777" w:rsidR="00381689" w:rsidRDefault="00381689" w:rsidP="00381689">
      <w:pPr>
        <w:numPr>
          <w:ilvl w:val="0"/>
          <w:numId w:val="54"/>
        </w:numPr>
        <w:spacing w:after="0" w:line="240" w:lineRule="auto"/>
        <w:ind w:left="540"/>
        <w:textAlignment w:val="center"/>
        <w:rPr>
          <w:ins w:id="373" w:author="Danni Liu" w:date="2020-09-02T20:26:00Z"/>
          <w:rFonts w:ascii="Calibri" w:hAnsi="Calibri" w:cs="Calibri"/>
        </w:rPr>
      </w:pPr>
      <w:proofErr w:type="spellStart"/>
      <w:ins w:id="374" w:author="Danni Liu" w:date="2020-09-02T20:26:00Z">
        <w:r>
          <w:rPr>
            <w:rFonts w:ascii="Calibri" w:hAnsi="Calibri" w:cs="Calibri"/>
          </w:rPr>
          <w:t>npm</w:t>
        </w:r>
        <w:proofErr w:type="spellEnd"/>
        <w:r>
          <w:rPr>
            <w:rFonts w:ascii="Calibri" w:hAnsi="Calibri" w:cs="Calibri"/>
          </w:rPr>
          <w:t xml:space="preserve"> install create-react-native-app -g</w:t>
        </w:r>
      </w:ins>
    </w:p>
    <w:p w14:paraId="1C3D79D3" w14:textId="77777777" w:rsidR="00381689" w:rsidRDefault="00381689" w:rsidP="00381689">
      <w:pPr>
        <w:numPr>
          <w:ilvl w:val="0"/>
          <w:numId w:val="54"/>
        </w:numPr>
        <w:spacing w:after="0" w:line="240" w:lineRule="auto"/>
        <w:ind w:left="540"/>
        <w:textAlignment w:val="center"/>
        <w:rPr>
          <w:ins w:id="375" w:author="Danni Liu" w:date="2020-09-02T20:26:00Z"/>
          <w:rFonts w:ascii="Calibri" w:hAnsi="Calibri" w:cs="Calibri"/>
        </w:rPr>
      </w:pPr>
      <w:ins w:id="376" w:author="Danni Liu" w:date="2020-09-02T20:26:00Z">
        <w:r>
          <w:rPr>
            <w:rFonts w:ascii="Calibri" w:hAnsi="Calibri" w:cs="Calibri"/>
          </w:rPr>
          <w:t xml:space="preserve">Scaffolding an App: create-react-native-app &lt;app name&gt;  </w:t>
        </w:r>
      </w:ins>
    </w:p>
    <w:p w14:paraId="7D77568F" w14:textId="77777777" w:rsidR="00381689" w:rsidRDefault="00381689" w:rsidP="00381689">
      <w:pPr>
        <w:numPr>
          <w:ilvl w:val="0"/>
          <w:numId w:val="54"/>
        </w:numPr>
        <w:spacing w:after="0" w:line="240" w:lineRule="auto"/>
        <w:ind w:left="540"/>
        <w:textAlignment w:val="center"/>
        <w:rPr>
          <w:ins w:id="377" w:author="Danni Liu" w:date="2020-09-02T20:26:00Z"/>
          <w:rFonts w:ascii="Calibri" w:hAnsi="Calibri" w:cs="Calibri"/>
        </w:rPr>
      </w:pPr>
      <w:ins w:id="378" w:author="Danni Liu" w:date="2020-09-02T20:26:00Z">
        <w:r>
          <w:rPr>
            <w:rFonts w:ascii="Calibri" w:hAnsi="Calibri" w:cs="Calibri"/>
          </w:rPr>
          <w:t>create-react-native-app gives access to Expo SDK.</w:t>
        </w:r>
      </w:ins>
    </w:p>
    <w:p w14:paraId="6640B404" w14:textId="77777777" w:rsidR="00381689" w:rsidRDefault="00381689" w:rsidP="00381689">
      <w:pPr>
        <w:pStyle w:val="NormalWeb"/>
        <w:spacing w:before="0" w:beforeAutospacing="0" w:after="0" w:afterAutospacing="0"/>
        <w:rPr>
          <w:ins w:id="379" w:author="Danni Liu" w:date="2020-09-02T20:26:00Z"/>
          <w:rFonts w:ascii="Calibri" w:hAnsi="Calibri" w:cs="Calibri"/>
          <w:sz w:val="22"/>
          <w:szCs w:val="22"/>
        </w:rPr>
      </w:pPr>
      <w:ins w:id="380" w:author="Danni Liu" w:date="2020-09-02T20:26:00Z">
        <w:r>
          <w:rPr>
            <w:rFonts w:ascii="Calibri" w:hAnsi="Calibri" w:cs="Calibri"/>
            <w:sz w:val="22"/>
            <w:szCs w:val="22"/>
          </w:rPr>
          <w:t> </w:t>
        </w:r>
      </w:ins>
    </w:p>
    <w:p w14:paraId="5B46F842" w14:textId="77777777" w:rsidR="00381689" w:rsidRDefault="00381689" w:rsidP="00381689">
      <w:pPr>
        <w:pStyle w:val="NormalWeb"/>
        <w:spacing w:before="0" w:beforeAutospacing="0" w:after="0" w:afterAutospacing="0"/>
        <w:rPr>
          <w:ins w:id="381" w:author="Danni Liu" w:date="2020-09-02T20:26:00Z"/>
          <w:rFonts w:ascii="Calibri" w:hAnsi="Calibri" w:cs="Calibri"/>
          <w:sz w:val="22"/>
          <w:szCs w:val="22"/>
        </w:rPr>
      </w:pPr>
      <w:ins w:id="382" w:author="Danni Liu" w:date="2020-09-02T20:26:00Z">
        <w:r>
          <w:rPr>
            <w:rFonts w:ascii="Calibri" w:hAnsi="Calibri" w:cs="Calibri"/>
            <w:sz w:val="22"/>
            <w:szCs w:val="22"/>
          </w:rPr>
          <w:t>**Use Yarn:</w:t>
        </w:r>
      </w:ins>
    </w:p>
    <w:p w14:paraId="4CAEF104" w14:textId="77777777" w:rsidR="00381689" w:rsidRDefault="00381689" w:rsidP="00381689">
      <w:pPr>
        <w:numPr>
          <w:ilvl w:val="0"/>
          <w:numId w:val="55"/>
        </w:numPr>
        <w:spacing w:after="0" w:line="240" w:lineRule="auto"/>
        <w:ind w:left="540"/>
        <w:textAlignment w:val="center"/>
        <w:rPr>
          <w:ins w:id="383" w:author="Danni Liu" w:date="2020-09-02T20:26:00Z"/>
          <w:rFonts w:ascii="Calibri" w:hAnsi="Calibri" w:cs="Calibri"/>
        </w:rPr>
      </w:pPr>
      <w:ins w:id="384" w:author="Danni Liu" w:date="2020-09-02T20:26:00Z">
        <w:r>
          <w:rPr>
            <w:rFonts w:ascii="Calibri" w:hAnsi="Calibri" w:cs="Calibri"/>
          </w:rPr>
          <w:t>Yarn is installed</w:t>
        </w:r>
      </w:ins>
    </w:p>
    <w:p w14:paraId="6E60F5A6" w14:textId="77777777" w:rsidR="00381689" w:rsidRDefault="00381689" w:rsidP="00381689">
      <w:pPr>
        <w:numPr>
          <w:ilvl w:val="0"/>
          <w:numId w:val="55"/>
        </w:numPr>
        <w:spacing w:after="0" w:line="240" w:lineRule="auto"/>
        <w:ind w:left="540"/>
        <w:textAlignment w:val="center"/>
        <w:rPr>
          <w:ins w:id="385" w:author="Danni Liu" w:date="2020-09-02T20:26:00Z"/>
          <w:rFonts w:ascii="Calibri" w:hAnsi="Calibri" w:cs="Calibri"/>
        </w:rPr>
      </w:pPr>
      <w:ins w:id="386" w:author="Danni Liu" w:date="2020-09-02T20:26:00Z">
        <w:r>
          <w:rPr>
            <w:rFonts w:ascii="Calibri" w:hAnsi="Calibri" w:cs="Calibri"/>
          </w:rPr>
          <w:t xml:space="preserve">Yarn command: yarn global add </w:t>
        </w:r>
        <w:proofErr w:type="gramStart"/>
        <w:r>
          <w:rPr>
            <w:rFonts w:ascii="Calibri" w:hAnsi="Calibri" w:cs="Calibri"/>
          </w:rPr>
          <w:t>create-react-native-app@1.0.0  (</w:t>
        </w:r>
        <w:proofErr w:type="gramEnd"/>
        <w:r>
          <w:rPr>
            <w:rFonts w:ascii="Calibri" w:hAnsi="Calibri" w:cs="Calibri"/>
          </w:rPr>
          <w:t>done)</w:t>
        </w:r>
      </w:ins>
    </w:p>
    <w:p w14:paraId="18BCE149" w14:textId="77777777" w:rsidR="00381689" w:rsidRDefault="00381689" w:rsidP="00381689">
      <w:pPr>
        <w:numPr>
          <w:ilvl w:val="0"/>
          <w:numId w:val="55"/>
        </w:numPr>
        <w:spacing w:after="0" w:line="240" w:lineRule="auto"/>
        <w:ind w:left="540"/>
        <w:textAlignment w:val="center"/>
        <w:rPr>
          <w:ins w:id="387" w:author="Danni Liu" w:date="2020-09-02T20:26:00Z"/>
          <w:rFonts w:ascii="Calibri" w:hAnsi="Calibri" w:cs="Calibri"/>
        </w:rPr>
      </w:pPr>
      <w:ins w:id="388" w:author="Danni Liu" w:date="2020-09-02T20:26:00Z">
        <w:r>
          <w:rPr>
            <w:rFonts w:ascii="Calibri" w:hAnsi="Calibri" w:cs="Calibri"/>
          </w:rPr>
          <w:t>create-react-native-app --help</w:t>
        </w:r>
      </w:ins>
    </w:p>
    <w:p w14:paraId="211B6A4A" w14:textId="77777777" w:rsidR="00381689" w:rsidRDefault="00381689" w:rsidP="00381689">
      <w:pPr>
        <w:pStyle w:val="NormalWeb"/>
        <w:spacing w:before="0" w:beforeAutospacing="0" w:after="0" w:afterAutospacing="0"/>
        <w:rPr>
          <w:ins w:id="389" w:author="Danni Liu" w:date="2020-09-02T20:26:00Z"/>
          <w:rFonts w:ascii="Calibri" w:hAnsi="Calibri" w:cs="Calibri"/>
          <w:sz w:val="22"/>
          <w:szCs w:val="22"/>
        </w:rPr>
      </w:pPr>
      <w:ins w:id="390" w:author="Danni Liu" w:date="2020-09-02T20:26:00Z">
        <w:r>
          <w:rPr>
            <w:rFonts w:ascii="Calibri" w:hAnsi="Calibri" w:cs="Calibri"/>
            <w:sz w:val="22"/>
            <w:szCs w:val="22"/>
          </w:rPr>
          <w:t> </w:t>
        </w:r>
      </w:ins>
    </w:p>
    <w:p w14:paraId="33C95846" w14:textId="77777777" w:rsidR="00381689" w:rsidRDefault="00381689" w:rsidP="00381689">
      <w:pPr>
        <w:pStyle w:val="NormalWeb"/>
        <w:spacing w:before="0" w:beforeAutospacing="0" w:after="0" w:afterAutospacing="0"/>
        <w:rPr>
          <w:ins w:id="391" w:author="Danni Liu" w:date="2020-09-02T20:26:00Z"/>
          <w:rFonts w:ascii="Calibri" w:hAnsi="Calibri" w:cs="Calibri"/>
          <w:sz w:val="22"/>
          <w:szCs w:val="22"/>
        </w:rPr>
      </w:pPr>
      <w:ins w:id="392" w:author="Danni Liu" w:date="2020-09-02T20:26:00Z">
        <w:r>
          <w:rPr>
            <w:rFonts w:ascii="Calibri" w:hAnsi="Calibri" w:cs="Calibri"/>
            <w:sz w:val="22"/>
            <w:szCs w:val="22"/>
          </w:rPr>
          <w:t>**demo app:</w:t>
        </w:r>
      </w:ins>
    </w:p>
    <w:p w14:paraId="4E4C4288" w14:textId="77777777" w:rsidR="00381689" w:rsidRDefault="00381689" w:rsidP="00381689">
      <w:pPr>
        <w:numPr>
          <w:ilvl w:val="0"/>
          <w:numId w:val="56"/>
        </w:numPr>
        <w:spacing w:after="0" w:line="240" w:lineRule="auto"/>
        <w:ind w:left="540"/>
        <w:textAlignment w:val="center"/>
        <w:rPr>
          <w:ins w:id="393" w:author="Danni Liu" w:date="2020-09-02T20:26:00Z"/>
          <w:rFonts w:ascii="Calibri" w:hAnsi="Calibri" w:cs="Calibri"/>
        </w:rPr>
      </w:pPr>
      <w:ins w:id="394" w:author="Danni Liu" w:date="2020-09-02T20:26:00Z">
        <w:r>
          <w:rPr>
            <w:rFonts w:ascii="Calibri" w:hAnsi="Calibri" w:cs="Calibri"/>
          </w:rPr>
          <w:t>Cd c:\dev\courseRa\spe_react\react_native</w:t>
        </w:r>
      </w:ins>
    </w:p>
    <w:p w14:paraId="5EA131B9" w14:textId="77777777" w:rsidR="00381689" w:rsidRDefault="00381689" w:rsidP="00381689">
      <w:pPr>
        <w:numPr>
          <w:ilvl w:val="0"/>
          <w:numId w:val="56"/>
        </w:numPr>
        <w:spacing w:after="0" w:line="240" w:lineRule="auto"/>
        <w:ind w:left="540"/>
        <w:textAlignment w:val="center"/>
        <w:rPr>
          <w:ins w:id="395" w:author="Danni Liu" w:date="2020-09-02T20:26:00Z"/>
          <w:rFonts w:ascii="Calibri" w:hAnsi="Calibri" w:cs="Calibri"/>
        </w:rPr>
      </w:pPr>
      <w:ins w:id="396" w:author="Danni Liu" w:date="2020-09-02T20:26:00Z">
        <w:r>
          <w:rPr>
            <w:rFonts w:ascii="Calibri" w:hAnsi="Calibri" w:cs="Calibri"/>
          </w:rPr>
          <w:t>create-react-native-app confusion</w:t>
        </w:r>
      </w:ins>
    </w:p>
    <w:p w14:paraId="68FD69A2" w14:textId="77777777" w:rsidR="00381689" w:rsidRDefault="00381689" w:rsidP="00381689">
      <w:pPr>
        <w:numPr>
          <w:ilvl w:val="0"/>
          <w:numId w:val="56"/>
        </w:numPr>
        <w:spacing w:after="0" w:line="240" w:lineRule="auto"/>
        <w:ind w:left="540"/>
        <w:textAlignment w:val="center"/>
        <w:rPr>
          <w:ins w:id="397" w:author="Danni Liu" w:date="2020-09-02T20:26:00Z"/>
          <w:rFonts w:ascii="Calibri" w:hAnsi="Calibri" w:cs="Calibri"/>
        </w:rPr>
      </w:pPr>
      <w:ins w:id="398" w:author="Danni Liu" w:date="2020-09-02T20:26:00Z">
        <w:r>
          <w:rPr>
            <w:rFonts w:ascii="Calibri" w:hAnsi="Calibri" w:cs="Calibri"/>
          </w:rPr>
          <w:t xml:space="preserve">yarn command: yarn start; yarn run </w:t>
        </w:r>
        <w:proofErr w:type="spellStart"/>
        <w:r>
          <w:rPr>
            <w:rFonts w:ascii="Calibri" w:hAnsi="Calibri" w:cs="Calibri"/>
          </w:rPr>
          <w:t>ios</w:t>
        </w:r>
        <w:proofErr w:type="spellEnd"/>
        <w:r>
          <w:rPr>
            <w:rFonts w:ascii="Calibri" w:hAnsi="Calibri" w:cs="Calibri"/>
          </w:rPr>
          <w:t xml:space="preserve"> (Mac only require </w:t>
        </w:r>
        <w:proofErr w:type="spellStart"/>
        <w:r>
          <w:rPr>
            <w:rFonts w:ascii="Calibri" w:hAnsi="Calibri" w:cs="Calibri"/>
          </w:rPr>
          <w:t>ios</w:t>
        </w:r>
        <w:proofErr w:type="spellEnd"/>
        <w:r>
          <w:rPr>
            <w:rFonts w:ascii="Calibri" w:hAnsi="Calibri" w:cs="Calibri"/>
          </w:rPr>
          <w:t>); yarn run android; yarn test, yarn run eject</w:t>
        </w:r>
      </w:ins>
    </w:p>
    <w:p w14:paraId="5CCA6D7A" w14:textId="77777777" w:rsidR="00381689" w:rsidRDefault="00381689" w:rsidP="00381689">
      <w:pPr>
        <w:numPr>
          <w:ilvl w:val="0"/>
          <w:numId w:val="56"/>
        </w:numPr>
        <w:spacing w:after="0" w:line="240" w:lineRule="auto"/>
        <w:ind w:left="540"/>
        <w:textAlignment w:val="center"/>
        <w:rPr>
          <w:ins w:id="399" w:author="Danni Liu" w:date="2020-09-02T20:26:00Z"/>
          <w:rFonts w:ascii="Calibri" w:hAnsi="Calibri" w:cs="Calibri"/>
        </w:rPr>
      </w:pPr>
      <w:ins w:id="400" w:author="Danni Liu" w:date="2020-09-02T20:26:00Z">
        <w:r>
          <w:rPr>
            <w:rFonts w:ascii="Calibri" w:hAnsi="Calibri" w:cs="Calibri"/>
          </w:rPr>
          <w:t xml:space="preserve">Installed the expo client </w:t>
        </w:r>
        <w:proofErr w:type="spellStart"/>
        <w:r>
          <w:rPr>
            <w:rFonts w:ascii="Calibri" w:hAnsi="Calibri" w:cs="Calibri"/>
          </w:rPr>
          <w:t>ios</w:t>
        </w:r>
        <w:proofErr w:type="spellEnd"/>
        <w:r>
          <w:rPr>
            <w:rFonts w:ascii="Calibri" w:hAnsi="Calibri" w:cs="Calibri"/>
          </w:rPr>
          <w:t xml:space="preserve"> app in my phone, refer to </w:t>
        </w:r>
        <w:r>
          <w:rPr>
            <w:rFonts w:ascii="Calibri" w:hAnsi="Calibri" w:cs="Calibri"/>
          </w:rPr>
          <w:fldChar w:fldCharType="begin"/>
        </w:r>
        <w:r>
          <w:rPr>
            <w:rFonts w:ascii="Calibri" w:hAnsi="Calibri" w:cs="Calibri"/>
          </w:rPr>
          <w:instrText xml:space="preserve"> HYPERLINK "https://expo.io/tools" \l "client" </w:instrText>
        </w:r>
        <w:r>
          <w:rPr>
            <w:rFonts w:ascii="Calibri" w:hAnsi="Calibri" w:cs="Calibri"/>
          </w:rPr>
          <w:fldChar w:fldCharType="separate"/>
        </w:r>
        <w:r>
          <w:rPr>
            <w:rStyle w:val="Hyperlink"/>
            <w:rFonts w:ascii="Calibri" w:hAnsi="Calibri" w:cs="Calibri"/>
          </w:rPr>
          <w:t>https://expo.io/tools#client</w:t>
        </w:r>
        <w:r>
          <w:rPr>
            <w:rFonts w:ascii="Calibri" w:hAnsi="Calibri" w:cs="Calibri"/>
          </w:rPr>
          <w:fldChar w:fldCharType="end"/>
        </w:r>
        <w:r>
          <w:rPr>
            <w:rFonts w:ascii="Calibri" w:hAnsi="Calibri" w:cs="Calibri"/>
          </w:rPr>
          <w:t xml:space="preserve">; </w:t>
        </w:r>
      </w:ins>
    </w:p>
    <w:p w14:paraId="5CD6C44D" w14:textId="77777777" w:rsidR="00381689" w:rsidRDefault="00381689" w:rsidP="00381689">
      <w:pPr>
        <w:numPr>
          <w:ilvl w:val="0"/>
          <w:numId w:val="56"/>
        </w:numPr>
        <w:spacing w:after="0" w:line="240" w:lineRule="auto"/>
        <w:ind w:left="540"/>
        <w:textAlignment w:val="center"/>
        <w:rPr>
          <w:ins w:id="401" w:author="Danni Liu" w:date="2020-09-02T20:26:00Z"/>
          <w:rFonts w:ascii="Calibri" w:hAnsi="Calibri" w:cs="Calibri"/>
        </w:rPr>
      </w:pPr>
      <w:ins w:id="402" w:author="Danni Liu" w:date="2020-09-02T20:26:00Z">
        <w:r>
          <w:rPr>
            <w:rFonts w:ascii="Calibri" w:hAnsi="Calibri" w:cs="Calibri"/>
          </w:rPr>
          <w:t>start the demo app: yarn start</w:t>
        </w:r>
      </w:ins>
    </w:p>
    <w:p w14:paraId="363595CA" w14:textId="77777777" w:rsidR="00381689" w:rsidRDefault="00381689" w:rsidP="00381689">
      <w:pPr>
        <w:numPr>
          <w:ilvl w:val="1"/>
          <w:numId w:val="56"/>
        </w:numPr>
        <w:spacing w:after="0" w:line="240" w:lineRule="auto"/>
        <w:ind w:left="1080"/>
        <w:textAlignment w:val="center"/>
        <w:rPr>
          <w:ins w:id="403" w:author="Danni Liu" w:date="2020-09-02T20:26:00Z"/>
          <w:rFonts w:ascii="Calibri" w:hAnsi="Calibri" w:cs="Calibri"/>
          <w:color w:val="C00000"/>
        </w:rPr>
      </w:pPr>
      <w:ins w:id="404" w:author="Danni Liu" w:date="2020-09-02T20:26:00Z">
        <w:r>
          <w:rPr>
            <w:rFonts w:ascii="Calibri" w:hAnsi="Calibri" w:cs="Calibri"/>
            <w:color w:val="000000"/>
          </w:rPr>
          <w:t>Your app is now running at URL: exp://10.0.0.51:19000</w:t>
        </w:r>
      </w:ins>
    </w:p>
    <w:p w14:paraId="40C03BBA" w14:textId="77777777" w:rsidR="00381689" w:rsidRDefault="00381689" w:rsidP="00381689">
      <w:pPr>
        <w:pStyle w:val="NormalWeb"/>
        <w:spacing w:before="0" w:beforeAutospacing="0" w:after="0" w:afterAutospacing="0"/>
        <w:ind w:left="1080"/>
        <w:rPr>
          <w:ins w:id="405" w:author="Danni Liu" w:date="2020-09-02T20:26:00Z"/>
          <w:rFonts w:ascii="Calibri" w:hAnsi="Calibri" w:cs="Calibri"/>
          <w:sz w:val="22"/>
          <w:szCs w:val="22"/>
        </w:rPr>
      </w:pPr>
      <w:ins w:id="406" w:author="Danni Liu" w:date="2020-09-02T20:26:00Z">
        <w:r>
          <w:rPr>
            <w:rFonts w:ascii="Calibri" w:hAnsi="Calibri" w:cs="Calibri"/>
            <w:sz w:val="22"/>
            <w:szCs w:val="22"/>
          </w:rPr>
          <w:t xml:space="preserve"> › Press a to open Android device or emulator.</w:t>
        </w:r>
      </w:ins>
    </w:p>
    <w:p w14:paraId="29C02424" w14:textId="77777777" w:rsidR="00381689" w:rsidRDefault="00381689" w:rsidP="00381689">
      <w:pPr>
        <w:pStyle w:val="NormalWeb"/>
        <w:spacing w:before="0" w:beforeAutospacing="0" w:after="0" w:afterAutospacing="0"/>
        <w:ind w:left="1080"/>
        <w:rPr>
          <w:ins w:id="407" w:author="Danni Liu" w:date="2020-09-02T20:26:00Z"/>
          <w:rFonts w:ascii="Calibri" w:hAnsi="Calibri" w:cs="Calibri"/>
          <w:sz w:val="22"/>
          <w:szCs w:val="22"/>
        </w:rPr>
      </w:pPr>
      <w:ins w:id="408" w:author="Danni Liu" w:date="2020-09-02T20:26:00Z">
        <w:r>
          <w:rPr>
            <w:rFonts w:ascii="Calibri" w:hAnsi="Calibri" w:cs="Calibri"/>
            <w:sz w:val="22"/>
            <w:szCs w:val="22"/>
          </w:rPr>
          <w:t xml:space="preserve"> › Press s to send the app URL to your phone number or email address</w:t>
        </w:r>
      </w:ins>
    </w:p>
    <w:p w14:paraId="4B373D30" w14:textId="77777777" w:rsidR="00381689" w:rsidRDefault="00381689" w:rsidP="00381689">
      <w:pPr>
        <w:pStyle w:val="NormalWeb"/>
        <w:spacing w:before="0" w:beforeAutospacing="0" w:after="0" w:afterAutospacing="0"/>
        <w:ind w:left="1080"/>
        <w:rPr>
          <w:ins w:id="409" w:author="Danni Liu" w:date="2020-09-02T20:26:00Z"/>
          <w:rFonts w:ascii="Calibri" w:hAnsi="Calibri" w:cs="Calibri"/>
          <w:sz w:val="22"/>
          <w:szCs w:val="22"/>
        </w:rPr>
      </w:pPr>
      <w:ins w:id="410" w:author="Danni Liu" w:date="2020-09-02T20:26:00Z">
        <w:r>
          <w:rPr>
            <w:rFonts w:ascii="Calibri" w:hAnsi="Calibri" w:cs="Calibri"/>
            <w:sz w:val="22"/>
            <w:szCs w:val="22"/>
          </w:rPr>
          <w:t xml:space="preserve"> › Press q to display QR code.</w:t>
        </w:r>
      </w:ins>
    </w:p>
    <w:p w14:paraId="2133388D" w14:textId="77777777" w:rsidR="00381689" w:rsidRDefault="00381689" w:rsidP="00381689">
      <w:pPr>
        <w:pStyle w:val="NormalWeb"/>
        <w:spacing w:before="0" w:beforeAutospacing="0" w:after="0" w:afterAutospacing="0"/>
        <w:ind w:left="1080"/>
        <w:rPr>
          <w:ins w:id="411" w:author="Danni Liu" w:date="2020-09-02T20:26:00Z"/>
          <w:rFonts w:ascii="Calibri" w:hAnsi="Calibri" w:cs="Calibri"/>
          <w:sz w:val="22"/>
          <w:szCs w:val="22"/>
        </w:rPr>
      </w:pPr>
      <w:ins w:id="412" w:author="Danni Liu" w:date="2020-09-02T20:26:00Z">
        <w:r>
          <w:rPr>
            <w:rFonts w:ascii="Calibri" w:hAnsi="Calibri" w:cs="Calibri"/>
            <w:sz w:val="22"/>
            <w:szCs w:val="22"/>
          </w:rPr>
          <w:lastRenderedPageBreak/>
          <w:t xml:space="preserve"> › Press r to restart packager, or R to restart packager and clear cache.</w:t>
        </w:r>
      </w:ins>
    </w:p>
    <w:p w14:paraId="450D3218" w14:textId="77777777" w:rsidR="00381689" w:rsidRDefault="00381689" w:rsidP="00381689">
      <w:pPr>
        <w:pStyle w:val="NormalWeb"/>
        <w:spacing w:before="0" w:beforeAutospacing="0" w:after="0" w:afterAutospacing="0"/>
        <w:ind w:left="1080"/>
        <w:rPr>
          <w:ins w:id="413" w:author="Danni Liu" w:date="2020-09-02T20:26:00Z"/>
          <w:rFonts w:ascii="Calibri" w:hAnsi="Calibri" w:cs="Calibri"/>
          <w:sz w:val="22"/>
          <w:szCs w:val="22"/>
        </w:rPr>
      </w:pPr>
      <w:ins w:id="414" w:author="Danni Liu" w:date="2020-09-02T20:26:00Z">
        <w:r>
          <w:rPr>
            <w:rFonts w:ascii="Calibri" w:hAnsi="Calibri" w:cs="Calibri"/>
            <w:sz w:val="22"/>
            <w:szCs w:val="22"/>
          </w:rPr>
          <w:t xml:space="preserve"> › Press d to toggle development mode. (current mode: development)</w:t>
        </w:r>
      </w:ins>
    </w:p>
    <w:p w14:paraId="26479764" w14:textId="77777777" w:rsidR="00381689" w:rsidRDefault="00381689" w:rsidP="00381689">
      <w:pPr>
        <w:pStyle w:val="NormalWeb"/>
        <w:spacing w:before="0" w:beforeAutospacing="0" w:after="0" w:afterAutospacing="0"/>
        <w:ind w:left="1080"/>
        <w:rPr>
          <w:ins w:id="415" w:author="Danni Liu" w:date="2020-09-02T20:26:00Z"/>
          <w:rFonts w:ascii="Calibri" w:hAnsi="Calibri" w:cs="Calibri"/>
          <w:sz w:val="22"/>
          <w:szCs w:val="22"/>
        </w:rPr>
      </w:pPr>
      <w:ins w:id="416" w:author="Danni Liu" w:date="2020-09-02T20:26:00Z">
        <w:r>
          <w:rPr>
            <w:rFonts w:ascii="Calibri" w:hAnsi="Calibri" w:cs="Calibri"/>
            <w:sz w:val="22"/>
            <w:szCs w:val="22"/>
          </w:rPr>
          <w:t> </w:t>
        </w:r>
      </w:ins>
    </w:p>
    <w:p w14:paraId="2387948C" w14:textId="77777777" w:rsidR="00381689" w:rsidRDefault="00381689" w:rsidP="00381689">
      <w:pPr>
        <w:numPr>
          <w:ilvl w:val="0"/>
          <w:numId w:val="57"/>
        </w:numPr>
        <w:spacing w:after="0" w:line="240" w:lineRule="auto"/>
        <w:ind w:left="540"/>
        <w:textAlignment w:val="center"/>
        <w:rPr>
          <w:ins w:id="417" w:author="Danni Liu" w:date="2020-09-02T20:26:00Z"/>
          <w:rFonts w:ascii="Calibri" w:hAnsi="Calibri" w:cs="Calibri"/>
          <w:color w:val="C00000"/>
        </w:rPr>
      </w:pPr>
      <w:ins w:id="418" w:author="Danni Liu" w:date="2020-09-02T20:26:00Z">
        <w:r>
          <w:rPr>
            <w:rFonts w:ascii="Calibri" w:hAnsi="Calibri" w:cs="Calibri"/>
            <w:color w:val="C00000"/>
          </w:rPr>
          <w:t xml:space="preserve">Press s to send the app URL to my </w:t>
        </w:r>
        <w:proofErr w:type="gramStart"/>
        <w:r>
          <w:rPr>
            <w:rFonts w:ascii="Calibri" w:hAnsi="Calibri" w:cs="Calibri"/>
            <w:color w:val="C00000"/>
          </w:rPr>
          <w:t>iPhone, but</w:t>
        </w:r>
        <w:proofErr w:type="gramEnd"/>
        <w:r>
          <w:rPr>
            <w:rFonts w:ascii="Calibri" w:hAnsi="Calibri" w:cs="Calibri"/>
            <w:color w:val="C00000"/>
          </w:rPr>
          <w:t xml:space="preserve"> timed out.</w:t>
        </w:r>
      </w:ins>
    </w:p>
    <w:p w14:paraId="235A81B3" w14:textId="77777777" w:rsidR="00381689" w:rsidRDefault="00381689" w:rsidP="00381689">
      <w:pPr>
        <w:numPr>
          <w:ilvl w:val="0"/>
          <w:numId w:val="58"/>
        </w:numPr>
        <w:spacing w:after="0" w:line="240" w:lineRule="auto"/>
        <w:ind w:left="540"/>
        <w:textAlignment w:val="center"/>
        <w:rPr>
          <w:ins w:id="419" w:author="Danni Liu" w:date="2020-09-02T20:26:00Z"/>
          <w:rFonts w:ascii="Calibri" w:hAnsi="Calibri" w:cs="Calibri"/>
        </w:rPr>
      </w:pPr>
      <w:ins w:id="420" w:author="Danni Liu" w:date="2020-09-02T20:26:00Z">
        <w:r>
          <w:rPr>
            <w:rFonts w:ascii="Calibri" w:hAnsi="Calibri" w:cs="Calibri"/>
          </w:rPr>
          <w:t>Commit the initial code to git (done)</w:t>
        </w:r>
      </w:ins>
    </w:p>
    <w:p w14:paraId="734DDF7B" w14:textId="1942E0DA" w:rsidR="00381689" w:rsidRDefault="00381689" w:rsidP="00381689">
      <w:pPr>
        <w:rPr>
          <w:ins w:id="421" w:author="Danni Liu" w:date="2020-09-02T20:26:00Z"/>
        </w:rPr>
      </w:pPr>
    </w:p>
    <w:p w14:paraId="35B8B78E" w14:textId="4A5F8D5E" w:rsidR="00381689" w:rsidRPr="00381689" w:rsidRDefault="00381689" w:rsidP="00381689">
      <w:pPr>
        <w:rPr>
          <w:ins w:id="422" w:author="Danni Liu" w:date="2020-09-02T20:26:00Z"/>
          <w:rFonts w:ascii="Calibri Light" w:hAnsi="Calibri Light" w:cs="Calibri Light"/>
          <w:b/>
          <w:bCs/>
          <w:sz w:val="28"/>
          <w:szCs w:val="28"/>
          <w:rPrChange w:id="423" w:author="Danni Liu" w:date="2020-09-02T20:26:00Z">
            <w:rPr>
              <w:ins w:id="424" w:author="Danni Liu" w:date="2020-09-02T20:26:00Z"/>
              <w:rFonts w:ascii="Calibri Light" w:hAnsi="Calibri Light" w:cs="Calibri Light"/>
              <w:sz w:val="40"/>
              <w:szCs w:val="40"/>
            </w:rPr>
          </w:rPrChange>
        </w:rPr>
      </w:pPr>
      <w:ins w:id="425" w:author="Danni Liu" w:date="2020-09-02T20:26:00Z">
        <w:r w:rsidRPr="00381689">
          <w:rPr>
            <w:rFonts w:ascii="Calibri Light" w:hAnsi="Calibri Light" w:cs="Calibri Light"/>
            <w:b/>
            <w:bCs/>
            <w:sz w:val="28"/>
            <w:szCs w:val="28"/>
            <w:rPrChange w:id="426" w:author="Danni Liu" w:date="2020-09-02T20:26:00Z">
              <w:rPr>
                <w:rFonts w:ascii="Calibri Light" w:hAnsi="Calibri Light" w:cs="Calibri Light"/>
                <w:sz w:val="40"/>
                <w:szCs w:val="40"/>
              </w:rPr>
            </w:rPrChange>
          </w:rPr>
          <w:t>4: Node JS Express MongoDB</w:t>
        </w:r>
      </w:ins>
    </w:p>
    <w:p w14:paraId="5A17FDBE" w14:textId="77777777" w:rsidR="00381689" w:rsidRDefault="00381689" w:rsidP="00381689">
      <w:pPr>
        <w:pStyle w:val="NormalWeb"/>
        <w:spacing w:before="0" w:beforeAutospacing="0" w:after="0" w:afterAutospacing="0"/>
        <w:rPr>
          <w:ins w:id="427" w:author="Danni Liu" w:date="2020-09-02T20:26:00Z"/>
          <w:rFonts w:ascii="Calibri" w:hAnsi="Calibri" w:cs="Calibri"/>
          <w:sz w:val="22"/>
          <w:szCs w:val="22"/>
        </w:rPr>
      </w:pPr>
      <w:ins w:id="428" w:author="Danni Liu" w:date="2020-09-02T20:26:00Z">
        <w:r>
          <w:rPr>
            <w:rFonts w:ascii="Calibri" w:hAnsi="Calibri" w:cs="Calibri"/>
            <w:sz w:val="22"/>
            <w:szCs w:val="22"/>
          </w:rPr>
          <w:t>-----------------------------------</w:t>
        </w:r>
        <w:r>
          <w:rPr>
            <w:rFonts w:ascii="Calibri" w:hAnsi="Calibri" w:cs="Calibri"/>
            <w:sz w:val="22"/>
            <w:szCs w:val="22"/>
          </w:rPr>
          <w:fldChar w:fldCharType="begin"/>
        </w:r>
        <w:r>
          <w:rPr>
            <w:rFonts w:ascii="Calibri" w:hAnsi="Calibri" w:cs="Calibri"/>
            <w:sz w:val="22"/>
            <w:szCs w:val="22"/>
          </w:rPr>
          <w:instrText xml:space="preserve"> HYPERLINK "https://www.coursera.org/learn/server-side-nodejs/home/welcome" </w:instrText>
        </w:r>
        <w:r>
          <w:rPr>
            <w:rFonts w:ascii="Calibri" w:hAnsi="Calibri" w:cs="Calibri"/>
            <w:sz w:val="22"/>
            <w:szCs w:val="22"/>
          </w:rPr>
          <w:fldChar w:fldCharType="separate"/>
        </w:r>
        <w:r>
          <w:rPr>
            <w:rStyle w:val="Hyperlink"/>
            <w:rFonts w:ascii="Helvetica Neue" w:hAnsi="Helvetica Neue" w:cs="Calibri"/>
            <w:sz w:val="21"/>
            <w:szCs w:val="21"/>
            <w:shd w:val="clear" w:color="auto" w:fill="FFFFFF"/>
          </w:rPr>
          <w:t>Server-side Development with NodeJS, Express and MongoDB</w:t>
        </w:r>
        <w:r>
          <w:rPr>
            <w:rFonts w:ascii="Calibri" w:hAnsi="Calibri" w:cs="Calibri"/>
            <w:sz w:val="22"/>
            <w:szCs w:val="22"/>
          </w:rPr>
          <w:fldChar w:fldCharType="end"/>
        </w:r>
        <w:r>
          <w:rPr>
            <w:rFonts w:ascii="Calibri" w:hAnsi="Calibri" w:cs="Calibri"/>
            <w:sz w:val="22"/>
            <w:szCs w:val="22"/>
            <w:shd w:val="clear" w:color="auto" w:fill="FFFFFF"/>
          </w:rPr>
          <w:t xml:space="preserve">, </w:t>
        </w:r>
        <w:proofErr w:type="spellStart"/>
        <w:r>
          <w:rPr>
            <w:rFonts w:ascii="Calibri" w:hAnsi="Calibri" w:cs="Calibri"/>
            <w:sz w:val="22"/>
            <w:szCs w:val="22"/>
            <w:shd w:val="clear" w:color="auto" w:fill="FFFFFF"/>
          </w:rPr>
          <w:t>courseRa</w:t>
        </w:r>
        <w:proofErr w:type="spellEnd"/>
        <w:r>
          <w:rPr>
            <w:rFonts w:ascii="Calibri" w:hAnsi="Calibri" w:cs="Calibri"/>
            <w:sz w:val="22"/>
            <w:szCs w:val="22"/>
            <w:shd w:val="clear" w:color="auto" w:fill="FFFFFF"/>
          </w:rPr>
          <w:t>:</w:t>
        </w:r>
      </w:ins>
    </w:p>
    <w:p w14:paraId="656E599B" w14:textId="77777777" w:rsidR="00381689" w:rsidRDefault="00381689" w:rsidP="00381689">
      <w:pPr>
        <w:pStyle w:val="NormalWeb"/>
        <w:spacing w:before="0" w:beforeAutospacing="0" w:after="0" w:afterAutospacing="0"/>
        <w:rPr>
          <w:ins w:id="429" w:author="Danni Liu" w:date="2020-09-02T20:26:00Z"/>
          <w:rFonts w:ascii="Calibri" w:hAnsi="Calibri" w:cs="Calibri"/>
          <w:sz w:val="22"/>
          <w:szCs w:val="22"/>
        </w:rPr>
      </w:pPr>
      <w:ins w:id="430" w:author="Danni Liu" w:date="2020-09-02T20:26:00Z">
        <w:r>
          <w:rPr>
            <w:rFonts w:ascii="Calibri" w:hAnsi="Calibri" w:cs="Calibri"/>
            <w:sz w:val="22"/>
            <w:szCs w:val="22"/>
          </w:rPr>
          <w:t xml:space="preserve">**Node </w:t>
        </w:r>
        <w:proofErr w:type="gramStart"/>
        <w:r>
          <w:rPr>
            <w:rFonts w:ascii="Calibri" w:hAnsi="Calibri" w:cs="Calibri"/>
            <w:sz w:val="22"/>
            <w:szCs w:val="22"/>
          </w:rPr>
          <w:t>modules  follows</w:t>
        </w:r>
        <w:proofErr w:type="gramEnd"/>
        <w:r>
          <w:rPr>
            <w:rFonts w:ascii="Calibri" w:hAnsi="Calibri" w:cs="Calibri"/>
            <w:sz w:val="22"/>
            <w:szCs w:val="22"/>
          </w:rPr>
          <w:t xml:space="preserve"> the </w:t>
        </w:r>
        <w:proofErr w:type="spellStart"/>
        <w:r>
          <w:rPr>
            <w:rFonts w:ascii="Calibri" w:hAnsi="Calibri" w:cs="Calibri"/>
            <w:sz w:val="22"/>
            <w:szCs w:val="22"/>
          </w:rPr>
          <w:t>CommonJS</w:t>
        </w:r>
        <w:proofErr w:type="spellEnd"/>
        <w:r>
          <w:rPr>
            <w:rFonts w:ascii="Calibri" w:hAnsi="Calibri" w:cs="Calibri"/>
            <w:sz w:val="22"/>
            <w:szCs w:val="22"/>
          </w:rPr>
          <w:t xml:space="preserve"> module specification </w:t>
        </w:r>
      </w:ins>
    </w:p>
    <w:p w14:paraId="55708B9D" w14:textId="77777777" w:rsidR="00381689" w:rsidRDefault="00381689" w:rsidP="00381689">
      <w:pPr>
        <w:pStyle w:val="NormalWeb"/>
        <w:spacing w:before="0" w:beforeAutospacing="0" w:after="0" w:afterAutospacing="0"/>
        <w:rPr>
          <w:ins w:id="431" w:author="Danni Liu" w:date="2020-09-02T20:26:00Z"/>
          <w:rFonts w:ascii="Calibri" w:hAnsi="Calibri" w:cs="Calibri"/>
          <w:sz w:val="22"/>
          <w:szCs w:val="22"/>
        </w:rPr>
      </w:pPr>
      <w:ins w:id="432" w:author="Danni Liu" w:date="2020-09-02T20:26:00Z">
        <w:r>
          <w:rPr>
            <w:rFonts w:ascii="Calibri" w:hAnsi="Calibri" w:cs="Calibri"/>
            <w:sz w:val="22"/>
            <w:szCs w:val="22"/>
          </w:rPr>
          <w:t> </w:t>
        </w:r>
      </w:ins>
    </w:p>
    <w:p w14:paraId="59A8ECFC" w14:textId="77777777" w:rsidR="00381689" w:rsidRDefault="00381689" w:rsidP="00381689">
      <w:pPr>
        <w:pStyle w:val="NormalWeb"/>
        <w:spacing w:before="0" w:beforeAutospacing="0" w:after="0" w:afterAutospacing="0"/>
        <w:rPr>
          <w:ins w:id="433" w:author="Danni Liu" w:date="2020-09-02T20:26:00Z"/>
          <w:rFonts w:ascii="Calibri" w:hAnsi="Calibri" w:cs="Calibri"/>
          <w:sz w:val="22"/>
          <w:szCs w:val="22"/>
        </w:rPr>
      </w:pPr>
      <w:ins w:id="434" w:author="Danni Liu" w:date="2020-09-02T20:26:00Z">
        <w:r>
          <w:rPr>
            <w:rFonts w:ascii="Calibri" w:hAnsi="Calibri" w:cs="Calibri"/>
            <w:sz w:val="22"/>
            <w:szCs w:val="22"/>
          </w:rPr>
          <w:t>**Demo app:</w:t>
        </w:r>
      </w:ins>
    </w:p>
    <w:p w14:paraId="40986F6A" w14:textId="77777777" w:rsidR="00381689" w:rsidRDefault="00381689" w:rsidP="00381689">
      <w:pPr>
        <w:numPr>
          <w:ilvl w:val="0"/>
          <w:numId w:val="59"/>
        </w:numPr>
        <w:spacing w:after="0" w:line="240" w:lineRule="auto"/>
        <w:ind w:left="540"/>
        <w:textAlignment w:val="center"/>
        <w:rPr>
          <w:ins w:id="435" w:author="Danni Liu" w:date="2020-09-02T20:26:00Z"/>
          <w:rFonts w:ascii="Calibri" w:hAnsi="Calibri" w:cs="Calibri"/>
        </w:rPr>
      </w:pPr>
      <w:ins w:id="436" w:author="Danni Liu" w:date="2020-09-02T20:26:00Z">
        <w:r>
          <w:rPr>
            <w:rFonts w:ascii="Calibri" w:hAnsi="Calibri" w:cs="Calibri"/>
          </w:rPr>
          <w:t>Demo app: C:\dev\courseRa\speReact\serverSite\NodeJS\node-examples</w:t>
        </w:r>
      </w:ins>
    </w:p>
    <w:p w14:paraId="32F7169E" w14:textId="77777777" w:rsidR="00381689" w:rsidRDefault="00381689" w:rsidP="00381689">
      <w:pPr>
        <w:numPr>
          <w:ilvl w:val="0"/>
          <w:numId w:val="59"/>
        </w:numPr>
        <w:spacing w:after="0" w:line="240" w:lineRule="auto"/>
        <w:ind w:left="540"/>
        <w:textAlignment w:val="center"/>
        <w:rPr>
          <w:ins w:id="437" w:author="Danni Liu" w:date="2020-09-02T20:26:00Z"/>
          <w:rFonts w:ascii="Calibri" w:hAnsi="Calibri" w:cs="Calibri"/>
        </w:rPr>
      </w:pPr>
      <w:ins w:id="438" w:author="Danni Liu" w:date="2020-09-02T20:26:00Z">
        <w:r>
          <w:rPr>
            <w:rFonts w:ascii="Calibri" w:hAnsi="Calibri" w:cs="Calibri"/>
          </w:rPr>
          <w:t xml:space="preserve">Start the demo app by: 1) </w:t>
        </w:r>
        <w:proofErr w:type="spellStart"/>
        <w:r>
          <w:rPr>
            <w:rFonts w:ascii="Calibri" w:hAnsi="Calibri" w:cs="Calibri"/>
          </w:rPr>
          <w:t>npm</w:t>
        </w:r>
        <w:proofErr w:type="spellEnd"/>
        <w:r>
          <w:rPr>
            <w:rFonts w:ascii="Calibri" w:hAnsi="Calibri" w:cs="Calibri"/>
          </w:rPr>
          <w:t xml:space="preserve"> </w:t>
        </w:r>
        <w:proofErr w:type="spellStart"/>
        <w:r>
          <w:rPr>
            <w:rFonts w:ascii="Calibri" w:hAnsi="Calibri" w:cs="Calibri"/>
          </w:rPr>
          <w:t>init</w:t>
        </w:r>
        <w:proofErr w:type="spellEnd"/>
        <w:r>
          <w:rPr>
            <w:rFonts w:ascii="Calibri" w:hAnsi="Calibri" w:cs="Calibri"/>
          </w:rPr>
          <w:t xml:space="preserve">; 2) update the </w:t>
        </w:r>
        <w:proofErr w:type="spellStart"/>
        <w:proofErr w:type="gramStart"/>
        <w:r>
          <w:rPr>
            <w:rFonts w:ascii="Calibri" w:hAnsi="Calibri" w:cs="Calibri"/>
          </w:rPr>
          <w:t>package.json</w:t>
        </w:r>
        <w:proofErr w:type="spellEnd"/>
        <w:proofErr w:type="gramEnd"/>
        <w:r>
          <w:rPr>
            <w:rFonts w:ascii="Calibri" w:hAnsi="Calibri" w:cs="Calibri"/>
          </w:rPr>
          <w:t xml:space="preserve">; 2) modify index.js, using rectangle.js as external module; 3) to run the app: </w:t>
        </w:r>
        <w:proofErr w:type="spellStart"/>
        <w:r>
          <w:rPr>
            <w:rFonts w:ascii="Calibri" w:hAnsi="Calibri" w:cs="Calibri"/>
          </w:rPr>
          <w:t>npm</w:t>
        </w:r>
        <w:proofErr w:type="spellEnd"/>
        <w:r>
          <w:rPr>
            <w:rFonts w:ascii="Calibri" w:hAnsi="Calibri" w:cs="Calibri"/>
          </w:rPr>
          <w:t xml:space="preserve"> start</w:t>
        </w:r>
      </w:ins>
    </w:p>
    <w:p w14:paraId="4C2B6E75" w14:textId="77777777" w:rsidR="00381689" w:rsidRDefault="00381689" w:rsidP="00381689">
      <w:pPr>
        <w:numPr>
          <w:ilvl w:val="0"/>
          <w:numId w:val="59"/>
        </w:numPr>
        <w:spacing w:after="0" w:line="240" w:lineRule="auto"/>
        <w:ind w:left="540"/>
        <w:textAlignment w:val="center"/>
        <w:rPr>
          <w:ins w:id="439" w:author="Danni Liu" w:date="2020-09-02T20:26:00Z"/>
          <w:rFonts w:ascii="Calibri" w:hAnsi="Calibri" w:cs="Calibri"/>
        </w:rPr>
      </w:pPr>
      <w:ins w:id="440" w:author="Danni Liu" w:date="2020-09-02T20:26:00Z">
        <w:r>
          <w:rPr>
            <w:rFonts w:ascii="Calibri" w:hAnsi="Calibri" w:cs="Calibri"/>
          </w:rPr>
          <w:t xml:space="preserve">User callback for error handling and JS closure: </w:t>
        </w:r>
      </w:ins>
    </w:p>
    <w:p w14:paraId="39396E26" w14:textId="77777777" w:rsidR="00381689" w:rsidRDefault="00381689" w:rsidP="00381689">
      <w:pPr>
        <w:numPr>
          <w:ilvl w:val="0"/>
          <w:numId w:val="59"/>
        </w:numPr>
        <w:spacing w:after="0" w:line="240" w:lineRule="auto"/>
        <w:ind w:left="540"/>
        <w:textAlignment w:val="center"/>
        <w:rPr>
          <w:ins w:id="441" w:author="Danni Liu" w:date="2020-09-02T20:26:00Z"/>
          <w:rFonts w:ascii="Calibri" w:hAnsi="Calibri" w:cs="Calibri"/>
        </w:rPr>
      </w:pPr>
      <w:ins w:id="442" w:author="Danni Liu" w:date="2020-09-02T20:26:00Z">
        <w:r>
          <w:rPr>
            <w:rFonts w:ascii="Calibri" w:hAnsi="Calibri" w:cs="Calibri"/>
          </w:rPr>
          <w:t>Express: fast, unopinionated minimalist web framework for Node.js</w:t>
        </w:r>
      </w:ins>
    </w:p>
    <w:p w14:paraId="6B437401" w14:textId="77777777" w:rsidR="00381689" w:rsidRDefault="00381689" w:rsidP="00381689">
      <w:pPr>
        <w:pStyle w:val="NormalWeb"/>
        <w:spacing w:before="0" w:beforeAutospacing="0" w:after="0" w:afterAutospacing="0"/>
        <w:ind w:left="540"/>
        <w:rPr>
          <w:ins w:id="443" w:author="Danni Liu" w:date="2020-09-02T20:26:00Z"/>
          <w:rFonts w:ascii="Calibri" w:hAnsi="Calibri" w:cs="Calibri"/>
          <w:sz w:val="22"/>
          <w:szCs w:val="22"/>
        </w:rPr>
      </w:pPr>
      <w:ins w:id="444" w:author="Danni Liu" w:date="2020-09-02T20:26:00Z">
        <w:r>
          <w:rPr>
            <w:rFonts w:ascii="Calibri" w:hAnsi="Calibri" w:cs="Calibri"/>
            <w:sz w:val="22"/>
            <w:szCs w:val="22"/>
          </w:rPr>
          <w:t xml:space="preserve">*A good intro: </w:t>
        </w:r>
        <w:r>
          <w:rPr>
            <w:rFonts w:ascii="Calibri" w:hAnsi="Calibri" w:cs="Calibri"/>
            <w:sz w:val="22"/>
            <w:szCs w:val="22"/>
          </w:rPr>
          <w:fldChar w:fldCharType="begin"/>
        </w:r>
        <w:r>
          <w:rPr>
            <w:rFonts w:ascii="Calibri" w:hAnsi="Calibri" w:cs="Calibri"/>
            <w:sz w:val="22"/>
            <w:szCs w:val="22"/>
          </w:rPr>
          <w:instrText xml:space="preserve"> HYPERLINK "http://evanhahn.com/understanding-express/" </w:instrText>
        </w:r>
        <w:r>
          <w:rPr>
            <w:rFonts w:ascii="Calibri" w:hAnsi="Calibri" w:cs="Calibri"/>
            <w:sz w:val="22"/>
            <w:szCs w:val="22"/>
          </w:rPr>
          <w:fldChar w:fldCharType="separate"/>
        </w:r>
        <w:r>
          <w:rPr>
            <w:rStyle w:val="Hyperlink"/>
            <w:rFonts w:ascii="Calibri" w:hAnsi="Calibri" w:cs="Calibri"/>
            <w:sz w:val="22"/>
            <w:szCs w:val="22"/>
          </w:rPr>
          <w:t>http://evanhahn.com/understanding-express/</w:t>
        </w:r>
        <w:r>
          <w:rPr>
            <w:rFonts w:ascii="Calibri" w:hAnsi="Calibri" w:cs="Calibri"/>
            <w:sz w:val="22"/>
            <w:szCs w:val="22"/>
          </w:rPr>
          <w:fldChar w:fldCharType="end"/>
        </w:r>
      </w:ins>
    </w:p>
    <w:p w14:paraId="15C64027" w14:textId="77777777" w:rsidR="00381689" w:rsidRDefault="00381689" w:rsidP="00381689">
      <w:pPr>
        <w:pStyle w:val="NormalWeb"/>
        <w:spacing w:before="0" w:beforeAutospacing="0" w:after="0" w:afterAutospacing="0"/>
        <w:ind w:left="540"/>
        <w:rPr>
          <w:ins w:id="445" w:author="Danni Liu" w:date="2020-09-02T20:26:00Z"/>
          <w:rFonts w:ascii="Calibri" w:hAnsi="Calibri" w:cs="Calibri"/>
          <w:sz w:val="22"/>
          <w:szCs w:val="22"/>
        </w:rPr>
      </w:pPr>
      <w:ins w:id="446" w:author="Danni Liu" w:date="2020-09-02T20:26:00Z">
        <w:r>
          <w:rPr>
            <w:rFonts w:ascii="Calibri" w:hAnsi="Calibri" w:cs="Calibri"/>
            <w:sz w:val="22"/>
            <w:szCs w:val="22"/>
          </w:rPr>
          <w:t xml:space="preserve">*Install express locally under the project folder: </w:t>
        </w:r>
        <w:proofErr w:type="spellStart"/>
        <w:r>
          <w:rPr>
            <w:rFonts w:ascii="Calibri" w:hAnsi="Calibri" w:cs="Calibri"/>
            <w:sz w:val="22"/>
            <w:szCs w:val="22"/>
          </w:rPr>
          <w:t>npm</w:t>
        </w:r>
        <w:proofErr w:type="spellEnd"/>
        <w:r>
          <w:rPr>
            <w:rFonts w:ascii="Calibri" w:hAnsi="Calibri" w:cs="Calibri"/>
            <w:sz w:val="22"/>
            <w:szCs w:val="22"/>
          </w:rPr>
          <w:t xml:space="preserve"> install express --save</w:t>
        </w:r>
      </w:ins>
    </w:p>
    <w:p w14:paraId="7197E052" w14:textId="77777777" w:rsidR="00381689" w:rsidRDefault="00381689" w:rsidP="00381689">
      <w:pPr>
        <w:pStyle w:val="NormalWeb"/>
        <w:spacing w:before="0" w:beforeAutospacing="0" w:after="0" w:afterAutospacing="0"/>
        <w:ind w:left="540"/>
        <w:rPr>
          <w:ins w:id="447" w:author="Danni Liu" w:date="2020-09-02T20:26:00Z"/>
          <w:rFonts w:ascii="Calibri" w:hAnsi="Calibri" w:cs="Calibri"/>
          <w:sz w:val="22"/>
          <w:szCs w:val="22"/>
        </w:rPr>
      </w:pPr>
      <w:ins w:id="448" w:author="Danni Liu" w:date="2020-09-02T20:26:00Z">
        <w:r>
          <w:rPr>
            <w:rFonts w:ascii="Calibri" w:hAnsi="Calibri" w:cs="Calibri"/>
            <w:sz w:val="22"/>
            <w:szCs w:val="22"/>
          </w:rPr>
          <w:t xml:space="preserve">*Install </w:t>
        </w:r>
        <w:proofErr w:type="spellStart"/>
        <w:r>
          <w:rPr>
            <w:rFonts w:ascii="Calibri" w:hAnsi="Calibri" w:cs="Calibri"/>
            <w:sz w:val="22"/>
            <w:szCs w:val="22"/>
          </w:rPr>
          <w:t>morgan</w:t>
        </w:r>
        <w:proofErr w:type="spellEnd"/>
        <w:r>
          <w:rPr>
            <w:rFonts w:ascii="Calibri" w:hAnsi="Calibri" w:cs="Calibri"/>
            <w:sz w:val="22"/>
            <w:szCs w:val="22"/>
          </w:rPr>
          <w:t xml:space="preserve">: </w:t>
        </w:r>
        <w:proofErr w:type="spellStart"/>
        <w:r>
          <w:rPr>
            <w:rFonts w:ascii="Calibri" w:hAnsi="Calibri" w:cs="Calibri"/>
            <w:sz w:val="22"/>
            <w:szCs w:val="22"/>
          </w:rPr>
          <w:t>npm</w:t>
        </w:r>
        <w:proofErr w:type="spellEnd"/>
        <w:r>
          <w:rPr>
            <w:rFonts w:ascii="Calibri" w:hAnsi="Calibri" w:cs="Calibri"/>
            <w:sz w:val="22"/>
            <w:szCs w:val="22"/>
          </w:rPr>
          <w:t xml:space="preserve"> install </w:t>
        </w:r>
        <w:proofErr w:type="spellStart"/>
        <w:r>
          <w:rPr>
            <w:rFonts w:ascii="Calibri" w:hAnsi="Calibri" w:cs="Calibri"/>
            <w:sz w:val="22"/>
            <w:szCs w:val="22"/>
          </w:rPr>
          <w:t>morgan</w:t>
        </w:r>
        <w:proofErr w:type="spellEnd"/>
        <w:r>
          <w:rPr>
            <w:rFonts w:ascii="Calibri" w:hAnsi="Calibri" w:cs="Calibri"/>
            <w:sz w:val="22"/>
            <w:szCs w:val="22"/>
          </w:rPr>
          <w:t xml:space="preserve"> --save</w:t>
        </w:r>
      </w:ins>
    </w:p>
    <w:p w14:paraId="6A85A6EB" w14:textId="77777777" w:rsidR="00381689" w:rsidRDefault="00381689" w:rsidP="00381689">
      <w:pPr>
        <w:pStyle w:val="NormalWeb"/>
        <w:spacing w:before="0" w:beforeAutospacing="0" w:after="0" w:afterAutospacing="0"/>
        <w:ind w:left="1080"/>
        <w:rPr>
          <w:ins w:id="449" w:author="Danni Liu" w:date="2020-09-02T20:26:00Z"/>
          <w:rFonts w:ascii="Calibri" w:hAnsi="Calibri" w:cs="Calibri"/>
          <w:sz w:val="22"/>
          <w:szCs w:val="22"/>
        </w:rPr>
      </w:pPr>
      <w:ins w:id="450" w:author="Danni Liu" w:date="2020-09-02T20:26:00Z">
        <w:r>
          <w:rPr>
            <w:rFonts w:ascii="Calibri" w:hAnsi="Calibri" w:cs="Calibri"/>
            <w:sz w:val="22"/>
            <w:szCs w:val="22"/>
          </w:rPr>
          <w:fldChar w:fldCharType="begin"/>
        </w:r>
        <w:r>
          <w:rPr>
            <w:rFonts w:ascii="Calibri" w:hAnsi="Calibri" w:cs="Calibri"/>
            <w:sz w:val="22"/>
            <w:szCs w:val="22"/>
          </w:rPr>
          <w:instrText xml:space="preserve"> HYPERLINK "https://github.com/expressjs/morgan" </w:instrText>
        </w:r>
        <w:r>
          <w:rPr>
            <w:rFonts w:ascii="Calibri" w:hAnsi="Calibri" w:cs="Calibri"/>
            <w:sz w:val="22"/>
            <w:szCs w:val="22"/>
          </w:rPr>
          <w:fldChar w:fldCharType="separate"/>
        </w:r>
        <w:r>
          <w:rPr>
            <w:rStyle w:val="Hyperlink"/>
            <w:rFonts w:ascii="Calibri" w:hAnsi="Calibri" w:cs="Calibri"/>
            <w:sz w:val="22"/>
            <w:szCs w:val="22"/>
          </w:rPr>
          <w:t>https://github.com/expressjs/morgan</w:t>
        </w:r>
        <w:r>
          <w:rPr>
            <w:rFonts w:ascii="Calibri" w:hAnsi="Calibri" w:cs="Calibri"/>
            <w:sz w:val="22"/>
            <w:szCs w:val="22"/>
          </w:rPr>
          <w:fldChar w:fldCharType="end"/>
        </w:r>
      </w:ins>
    </w:p>
    <w:p w14:paraId="24616C66" w14:textId="77777777" w:rsidR="00381689" w:rsidRDefault="00381689" w:rsidP="00381689">
      <w:pPr>
        <w:pStyle w:val="NormalWeb"/>
        <w:spacing w:before="0" w:beforeAutospacing="0" w:after="0" w:afterAutospacing="0"/>
        <w:ind w:left="540"/>
        <w:rPr>
          <w:ins w:id="451" w:author="Danni Liu" w:date="2020-09-02T20:26:00Z"/>
          <w:rFonts w:ascii="Calibri" w:hAnsi="Calibri" w:cs="Calibri"/>
          <w:sz w:val="22"/>
          <w:szCs w:val="22"/>
        </w:rPr>
      </w:pPr>
      <w:ins w:id="452" w:author="Danni Liu" w:date="2020-09-02T20:26:00Z">
        <w:r>
          <w:rPr>
            <w:rFonts w:ascii="Calibri" w:hAnsi="Calibri" w:cs="Calibri"/>
            <w:sz w:val="22"/>
            <w:szCs w:val="22"/>
          </w:rPr>
          <w:t>*</w:t>
        </w:r>
        <w:proofErr w:type="spellStart"/>
        <w:r>
          <w:rPr>
            <w:rFonts w:ascii="Calibri" w:hAnsi="Calibri" w:cs="Calibri"/>
            <w:sz w:val="22"/>
            <w:szCs w:val="22"/>
          </w:rPr>
          <w:t>npm</w:t>
        </w:r>
        <w:proofErr w:type="spellEnd"/>
        <w:r>
          <w:rPr>
            <w:rFonts w:ascii="Calibri" w:hAnsi="Calibri" w:cs="Calibri"/>
            <w:sz w:val="22"/>
            <w:szCs w:val="22"/>
          </w:rPr>
          <w:t xml:space="preserve"> install body-parser --save</w:t>
        </w:r>
      </w:ins>
    </w:p>
    <w:p w14:paraId="48885587" w14:textId="77777777" w:rsidR="00381689" w:rsidRDefault="00381689" w:rsidP="00381689">
      <w:pPr>
        <w:pStyle w:val="NormalWeb"/>
        <w:spacing w:before="0" w:beforeAutospacing="0" w:after="0" w:afterAutospacing="0"/>
        <w:ind w:left="1080"/>
        <w:rPr>
          <w:ins w:id="453" w:author="Danni Liu" w:date="2020-09-02T20:26:00Z"/>
          <w:rFonts w:ascii="Calibri" w:hAnsi="Calibri" w:cs="Calibri"/>
          <w:sz w:val="22"/>
          <w:szCs w:val="22"/>
        </w:rPr>
      </w:pPr>
      <w:ins w:id="454" w:author="Danni Liu" w:date="2020-09-02T20:26:00Z">
        <w:r>
          <w:rPr>
            <w:rFonts w:ascii="Calibri" w:hAnsi="Calibri" w:cs="Calibri"/>
            <w:sz w:val="22"/>
            <w:szCs w:val="22"/>
          </w:rPr>
          <w:fldChar w:fldCharType="begin"/>
        </w:r>
        <w:r>
          <w:rPr>
            <w:rFonts w:ascii="Calibri" w:hAnsi="Calibri" w:cs="Calibri"/>
            <w:sz w:val="22"/>
            <w:szCs w:val="22"/>
          </w:rPr>
          <w:instrText xml:space="preserve"> HYPERLINK "https://github.com/expressjs/body-parser" </w:instrText>
        </w:r>
        <w:r>
          <w:rPr>
            <w:rFonts w:ascii="Calibri" w:hAnsi="Calibri" w:cs="Calibri"/>
            <w:sz w:val="22"/>
            <w:szCs w:val="22"/>
          </w:rPr>
          <w:fldChar w:fldCharType="separate"/>
        </w:r>
        <w:r>
          <w:rPr>
            <w:rStyle w:val="Hyperlink"/>
            <w:rFonts w:ascii="Calibri" w:hAnsi="Calibri" w:cs="Calibri"/>
            <w:sz w:val="22"/>
            <w:szCs w:val="22"/>
          </w:rPr>
          <w:t>https://github.com/expressjs/body-parser</w:t>
        </w:r>
        <w:r>
          <w:rPr>
            <w:rFonts w:ascii="Calibri" w:hAnsi="Calibri" w:cs="Calibri"/>
            <w:sz w:val="22"/>
            <w:szCs w:val="22"/>
          </w:rPr>
          <w:fldChar w:fldCharType="end"/>
        </w:r>
      </w:ins>
    </w:p>
    <w:p w14:paraId="3145F908" w14:textId="77777777" w:rsidR="00381689" w:rsidRDefault="00381689" w:rsidP="00381689">
      <w:pPr>
        <w:pStyle w:val="NormalWeb"/>
        <w:spacing w:before="0" w:beforeAutospacing="0" w:after="0" w:afterAutospacing="0"/>
        <w:ind w:left="540"/>
        <w:rPr>
          <w:ins w:id="455" w:author="Danni Liu" w:date="2020-09-02T20:26:00Z"/>
          <w:rFonts w:ascii="Calibri" w:hAnsi="Calibri" w:cs="Calibri"/>
          <w:sz w:val="22"/>
          <w:szCs w:val="22"/>
        </w:rPr>
      </w:pPr>
      <w:ins w:id="456" w:author="Danni Liu" w:date="2020-09-02T20:26:00Z">
        <w:r>
          <w:rPr>
            <w:rFonts w:ascii="Calibri" w:hAnsi="Calibri" w:cs="Calibri"/>
            <w:sz w:val="22"/>
            <w:szCs w:val="22"/>
          </w:rPr>
          <w:t>*Express router creates a mini-express application.</w:t>
        </w:r>
      </w:ins>
    </w:p>
    <w:p w14:paraId="646F6B57" w14:textId="77777777" w:rsidR="00381689" w:rsidRDefault="00381689" w:rsidP="00381689">
      <w:pPr>
        <w:pStyle w:val="NormalWeb"/>
        <w:spacing w:before="0" w:beforeAutospacing="0" w:after="0" w:afterAutospacing="0"/>
        <w:ind w:left="540"/>
        <w:rPr>
          <w:ins w:id="457" w:author="Danni Liu" w:date="2020-09-02T20:26:00Z"/>
          <w:rFonts w:ascii="Calibri" w:hAnsi="Calibri" w:cs="Calibri"/>
          <w:color w:val="C00000"/>
          <w:sz w:val="22"/>
          <w:szCs w:val="22"/>
        </w:rPr>
      </w:pPr>
      <w:ins w:id="458" w:author="Danni Liu" w:date="2020-09-02T20:26:00Z">
        <w:r>
          <w:rPr>
            <w:rFonts w:ascii="Calibri" w:hAnsi="Calibri" w:cs="Calibri"/>
            <w:color w:val="C00000"/>
            <w:sz w:val="22"/>
            <w:szCs w:val="22"/>
          </w:rPr>
          <w:t>Stop @:</w:t>
        </w:r>
      </w:ins>
    </w:p>
    <w:p w14:paraId="2175D4BB" w14:textId="77777777" w:rsidR="00381689" w:rsidRDefault="00381689" w:rsidP="00381689">
      <w:pPr>
        <w:pStyle w:val="NormalWeb"/>
        <w:spacing w:before="0" w:beforeAutospacing="0" w:after="0" w:afterAutospacing="0"/>
        <w:ind w:left="540"/>
        <w:rPr>
          <w:ins w:id="459" w:author="Danni Liu" w:date="2020-09-02T20:26:00Z"/>
          <w:rFonts w:ascii="Calibri" w:hAnsi="Calibri" w:cs="Calibri"/>
          <w:sz w:val="22"/>
          <w:szCs w:val="22"/>
        </w:rPr>
      </w:pPr>
      <w:ins w:id="460" w:author="Danni Liu" w:date="2020-09-02T20:26:00Z">
        <w:r>
          <w:rPr>
            <w:rFonts w:ascii="Calibri" w:hAnsi="Calibri" w:cs="Calibri"/>
            <w:sz w:val="22"/>
            <w:szCs w:val="22"/>
          </w:rPr>
          <w:fldChar w:fldCharType="begin"/>
        </w:r>
        <w:r>
          <w:rPr>
            <w:rFonts w:ascii="Calibri" w:hAnsi="Calibri" w:cs="Calibri"/>
            <w:sz w:val="22"/>
            <w:szCs w:val="22"/>
          </w:rPr>
          <w:instrText xml:space="preserve"> HYPERLINK "https://www.coursera.org/learn/server-side-nodejs/supplement/iQ9cI/exercise-instructions-express-router" </w:instrText>
        </w:r>
        <w:r>
          <w:rPr>
            <w:rFonts w:ascii="Calibri" w:hAnsi="Calibri" w:cs="Calibri"/>
            <w:sz w:val="22"/>
            <w:szCs w:val="22"/>
          </w:rPr>
          <w:fldChar w:fldCharType="separate"/>
        </w:r>
        <w:r>
          <w:rPr>
            <w:rStyle w:val="Hyperlink"/>
            <w:rFonts w:ascii="Calibri" w:hAnsi="Calibri" w:cs="Calibri"/>
            <w:sz w:val="22"/>
            <w:szCs w:val="22"/>
          </w:rPr>
          <w:t>https://www.coursera.org/learn/server-side-nodejs/supplement/iQ9cI/exercise-instructions-express-router</w:t>
        </w:r>
        <w:r>
          <w:rPr>
            <w:rFonts w:ascii="Calibri" w:hAnsi="Calibri" w:cs="Calibri"/>
            <w:sz w:val="22"/>
            <w:szCs w:val="22"/>
          </w:rPr>
          <w:fldChar w:fldCharType="end"/>
        </w:r>
      </w:ins>
    </w:p>
    <w:p w14:paraId="406EC188" w14:textId="77777777" w:rsidR="00381689" w:rsidRDefault="00381689" w:rsidP="00381689">
      <w:pPr>
        <w:pStyle w:val="NormalWeb"/>
        <w:spacing w:before="0" w:beforeAutospacing="0" w:after="0" w:afterAutospacing="0"/>
        <w:ind w:left="540"/>
        <w:rPr>
          <w:ins w:id="461" w:author="Danni Liu" w:date="2020-09-02T20:26:00Z"/>
          <w:rFonts w:ascii="Calibri" w:hAnsi="Calibri" w:cs="Calibri"/>
          <w:color w:val="C00000"/>
          <w:sz w:val="22"/>
          <w:szCs w:val="22"/>
        </w:rPr>
      </w:pPr>
      <w:ins w:id="462" w:author="Danni Liu" w:date="2020-09-02T20:26:00Z">
        <w:r>
          <w:rPr>
            <w:rFonts w:ascii="Calibri" w:hAnsi="Calibri" w:cs="Calibri"/>
            <w:color w:val="C00000"/>
            <w:sz w:val="22"/>
            <w:szCs w:val="22"/>
          </w:rPr>
          <w:fldChar w:fldCharType="begin"/>
        </w:r>
        <w:r>
          <w:rPr>
            <w:rFonts w:ascii="Calibri" w:hAnsi="Calibri" w:cs="Calibri"/>
            <w:color w:val="C00000"/>
            <w:sz w:val="22"/>
            <w:szCs w:val="22"/>
          </w:rPr>
          <w:instrText xml:space="preserve"> HYPERLINK "http://evanhahn.com/understanding-express/" </w:instrText>
        </w:r>
        <w:r>
          <w:rPr>
            <w:rFonts w:ascii="Calibri" w:hAnsi="Calibri" w:cs="Calibri"/>
            <w:color w:val="C00000"/>
            <w:sz w:val="22"/>
            <w:szCs w:val="22"/>
          </w:rPr>
          <w:fldChar w:fldCharType="separate"/>
        </w:r>
        <w:r>
          <w:rPr>
            <w:rStyle w:val="Hyperlink"/>
            <w:rFonts w:ascii="Calibri" w:hAnsi="Calibri" w:cs="Calibri"/>
            <w:sz w:val="22"/>
            <w:szCs w:val="22"/>
          </w:rPr>
          <w:t>http://evanhahn.com/understanding-express/</w:t>
        </w:r>
        <w:r>
          <w:rPr>
            <w:rFonts w:ascii="Calibri" w:hAnsi="Calibri" w:cs="Calibri"/>
            <w:color w:val="C00000"/>
            <w:sz w:val="22"/>
            <w:szCs w:val="22"/>
          </w:rPr>
          <w:fldChar w:fldCharType="end"/>
        </w:r>
      </w:ins>
    </w:p>
    <w:p w14:paraId="4EBF25B1" w14:textId="77777777" w:rsidR="00381689" w:rsidRPr="00381689" w:rsidRDefault="00381689">
      <w:pPr>
        <w:rPr>
          <w:rPrChange w:id="463" w:author="Danni Liu" w:date="2020-09-02T20:24:00Z">
            <w:rPr/>
          </w:rPrChange>
        </w:rPr>
        <w:pPrChange w:id="464" w:author="Danni Liu" w:date="2020-09-02T20:24:00Z">
          <w:pPr>
            <w:pStyle w:val="Heading2"/>
          </w:pPr>
        </w:pPrChange>
      </w:pPr>
    </w:p>
    <w:p w14:paraId="33DE75AA" w14:textId="77777777" w:rsidR="009B2212" w:rsidRPr="009B2212" w:rsidRDefault="009B2212">
      <w:pPr>
        <w:spacing w:after="0" w:line="240" w:lineRule="auto"/>
        <w:ind w:left="540"/>
        <w:textAlignment w:val="center"/>
        <w:rPr>
          <w:ins w:id="465" w:author="Danni Liu" w:date="2020-07-09T21:26:00Z"/>
          <w:rFonts w:ascii="Calibri" w:eastAsia="Times New Roman" w:hAnsi="Calibri" w:cs="Calibri"/>
          <w:lang w:eastAsia="zh-CN"/>
          <w:rPrChange w:id="466" w:author="Danni Liu" w:date="2020-07-09T21:26:00Z">
            <w:rPr>
              <w:ins w:id="467" w:author="Danni Liu" w:date="2020-07-09T21:26:00Z"/>
              <w:rFonts w:ascii="Calibri" w:eastAsia="Times New Roman" w:hAnsi="Calibri" w:cs="Calibri"/>
              <w:b/>
              <w:bCs/>
              <w:lang w:eastAsia="zh-CN"/>
            </w:rPr>
          </w:rPrChange>
        </w:rPr>
        <w:pPrChange w:id="468" w:author="Danni Liu" w:date="2020-07-09T21:26:00Z">
          <w:pPr>
            <w:numPr>
              <w:numId w:val="29"/>
            </w:numPr>
            <w:tabs>
              <w:tab w:val="num" w:pos="720"/>
            </w:tabs>
            <w:spacing w:after="0" w:line="240" w:lineRule="auto"/>
            <w:ind w:left="540" w:hanging="360"/>
            <w:textAlignment w:val="center"/>
          </w:pPr>
        </w:pPrChange>
      </w:pPr>
    </w:p>
    <w:p w14:paraId="2C83EAE6" w14:textId="5089B459" w:rsidR="00C22E93" w:rsidDel="002F41CC" w:rsidRDefault="008573AC">
      <w:pPr>
        <w:pStyle w:val="NoSpacing"/>
        <w:rPr>
          <w:del w:id="469" w:author="Danni Liu" w:date="2020-06-16T09:02:00Z"/>
          <w:rFonts w:ascii="Verdana" w:eastAsia="Times New Roman" w:hAnsi="Verdana" w:cs="Times New Roman"/>
          <w:color w:val="000000"/>
          <w:sz w:val="20"/>
          <w:szCs w:val="20"/>
        </w:rPr>
      </w:pPr>
      <w:del w:id="470" w:author="Danni Liu" w:date="2020-07-09T21:25:00Z">
        <w:r w:rsidRPr="00C22E93" w:rsidDel="009B2212">
          <w:delText>Download the installer from IBM Box by using this</w:delText>
        </w:r>
        <w:r w:rsidDel="009B2212">
          <w:delText xml:space="preserve"> </w:delText>
        </w:r>
        <w:r w:rsidR="009B2212" w:rsidDel="009B2212">
          <w:fldChar w:fldCharType="begin"/>
        </w:r>
        <w:r w:rsidR="009B2212" w:rsidDel="009B2212">
          <w:delInstrText xml:space="preserve"> HYPERLINK "https://ibm.box.com/shared/static/s5zk1qxzfvj3guh6ke3qona0urvtv0ax.zip" </w:delInstrText>
        </w:r>
        <w:r w:rsidR="009B2212" w:rsidDel="009B2212">
          <w:fldChar w:fldCharType="separate"/>
        </w:r>
        <w:r w:rsidRPr="008573AC" w:rsidDel="009B2212">
          <w:rPr>
            <w:rStyle w:val="Hyperlink"/>
          </w:rPr>
          <w:delText>link</w:delText>
        </w:r>
        <w:r w:rsidR="009B2212" w:rsidDel="009B2212">
          <w:rPr>
            <w:rStyle w:val="Hyperlink"/>
          </w:rPr>
          <w:fldChar w:fldCharType="end"/>
        </w:r>
        <w:r w:rsidR="00C22E93" w:rsidDel="009B2212">
          <w:delText xml:space="preserve">.  The file will be named PDI.zip and can be saved to any writeable </w:delText>
        </w:r>
      </w:del>
      <w:del w:id="471" w:author="Danni Liu" w:date="2020-06-16T09:02:00Z">
        <w:r w:rsidR="00C22E93" w:rsidDel="002F41CC">
          <w:delText xml:space="preserve">location.  </w:delText>
        </w:r>
        <w:r w:rsidR="00C22E93" w:rsidRPr="00C22E93" w:rsidDel="002F41CC">
          <w:rPr>
            <w:rFonts w:ascii="Verdana" w:eastAsia="Times New Roman" w:hAnsi="Verdana" w:cs="Times New Roman"/>
            <w:color w:val="000000"/>
            <w:sz w:val="20"/>
            <w:szCs w:val="20"/>
          </w:rPr>
          <w:delText>Unpacking the zip will get PremierDeveloperInstaller.exe and a directory, prms, that contains all the batch files, git bash scripts, Windows Powershell scripts and silent installation response files</w:delText>
        </w:r>
        <w:r w:rsidR="00C22E93" w:rsidDel="002F41CC">
          <w:rPr>
            <w:rFonts w:ascii="Verdana" w:eastAsia="Times New Roman" w:hAnsi="Verdana" w:cs="Times New Roman"/>
            <w:color w:val="000000"/>
            <w:sz w:val="20"/>
            <w:szCs w:val="20"/>
          </w:rPr>
          <w:delText xml:space="preserve"> used in installation</w:delText>
        </w:r>
        <w:r w:rsidR="00C22E93" w:rsidRPr="00C22E93" w:rsidDel="002F41CC">
          <w:rPr>
            <w:rFonts w:ascii="Verdana" w:eastAsia="Times New Roman" w:hAnsi="Verdana" w:cs="Times New Roman"/>
            <w:color w:val="000000"/>
            <w:sz w:val="20"/>
            <w:szCs w:val="20"/>
          </w:rPr>
          <w:delText>.</w:delText>
        </w:r>
      </w:del>
    </w:p>
    <w:p w14:paraId="5BD73CB0" w14:textId="795F98F6" w:rsidR="00C22E93" w:rsidRPr="00C22E93" w:rsidDel="002F41CC" w:rsidRDefault="00C22E93">
      <w:pPr>
        <w:pStyle w:val="NoSpacing"/>
        <w:rPr>
          <w:del w:id="472" w:author="Danni Liu" w:date="2020-06-16T09:02:00Z"/>
          <w:rFonts w:ascii="Verdana" w:eastAsia="Times New Roman" w:hAnsi="Verdana" w:cs="Times New Roman"/>
          <w:color w:val="000000"/>
          <w:sz w:val="20"/>
          <w:szCs w:val="20"/>
        </w:rPr>
      </w:pPr>
    </w:p>
    <w:p w14:paraId="6B40228C" w14:textId="28F88383" w:rsidR="00C22E93" w:rsidRPr="00C22E93" w:rsidDel="002F41CC" w:rsidRDefault="00C22E93">
      <w:pPr>
        <w:pStyle w:val="NoSpacing"/>
        <w:rPr>
          <w:del w:id="473" w:author="Danni Liu" w:date="2020-06-16T09:02:00Z"/>
          <w:rFonts w:ascii="Verdana" w:eastAsia="Times New Roman" w:hAnsi="Verdana" w:cs="Times New Roman"/>
          <w:color w:val="000000"/>
          <w:sz w:val="20"/>
          <w:szCs w:val="20"/>
        </w:rPr>
        <w:pPrChange w:id="474" w:author="Danni Liu" w:date="2020-06-16T09:02:00Z">
          <w:pPr>
            <w:spacing w:after="0" w:line="240" w:lineRule="auto"/>
          </w:pPr>
        </w:pPrChange>
      </w:pPr>
      <w:del w:id="475" w:author="Danni Liu" w:date="2020-06-16T09:02:00Z">
        <w:r w:rsidRPr="00C22E93" w:rsidDel="002F41CC">
          <w:rPr>
            <w:rFonts w:ascii="Verdana" w:eastAsia="Times New Roman" w:hAnsi="Verdana" w:cs="Times New Roman"/>
            <w:color w:val="000000"/>
            <w:sz w:val="20"/>
            <w:szCs w:val="20"/>
          </w:rPr>
          <w:delText>Double click the exe to start the installation.</w:delText>
        </w:r>
      </w:del>
    </w:p>
    <w:p w14:paraId="167A434E" w14:textId="60D9F97A" w:rsidR="00B3155D" w:rsidDel="002F41CC" w:rsidRDefault="00B3155D">
      <w:pPr>
        <w:pStyle w:val="NoSpacing"/>
        <w:rPr>
          <w:del w:id="476" w:author="Danni Liu" w:date="2020-06-16T09:02:00Z"/>
          <w:rFonts w:ascii="Verdana" w:eastAsia="Times New Roman" w:hAnsi="Verdana" w:cs="Times New Roman"/>
          <w:color w:val="000000"/>
          <w:sz w:val="20"/>
          <w:szCs w:val="20"/>
        </w:rPr>
        <w:pPrChange w:id="477" w:author="Danni Liu" w:date="2020-06-16T09:02:00Z">
          <w:pPr>
            <w:spacing w:after="0" w:line="240" w:lineRule="auto"/>
          </w:pPr>
        </w:pPrChange>
      </w:pPr>
    </w:p>
    <w:p w14:paraId="6B74D748" w14:textId="04966982" w:rsidR="00C22E93" w:rsidRPr="00C22E93" w:rsidDel="002F41CC" w:rsidRDefault="00C22E93">
      <w:pPr>
        <w:pStyle w:val="NoSpacing"/>
        <w:rPr>
          <w:del w:id="478" w:author="Danni Liu" w:date="2020-06-16T09:02:00Z"/>
          <w:rFonts w:ascii="Verdana" w:eastAsia="Times New Roman" w:hAnsi="Verdana" w:cs="Times New Roman"/>
          <w:color w:val="000000"/>
          <w:sz w:val="20"/>
          <w:szCs w:val="20"/>
        </w:rPr>
        <w:pPrChange w:id="479" w:author="Danni Liu" w:date="2020-06-16T09:02:00Z">
          <w:pPr>
            <w:spacing w:after="0" w:line="240" w:lineRule="auto"/>
          </w:pPr>
        </w:pPrChange>
      </w:pPr>
      <w:del w:id="480" w:author="Danni Liu" w:date="2020-06-16T09:02:00Z">
        <w:r w:rsidRPr="00C22E93" w:rsidDel="002F41CC">
          <w:rPr>
            <w:rFonts w:ascii="Verdana" w:eastAsia="Times New Roman" w:hAnsi="Verdana" w:cs="Times New Roman"/>
            <w:color w:val="000000"/>
            <w:sz w:val="20"/>
            <w:szCs w:val="20"/>
          </w:rPr>
          <w:delText xml:space="preserve">If you are on your local </w:delText>
        </w:r>
        <w:r w:rsidR="004B07D6" w:rsidDel="002F41CC">
          <w:rPr>
            <w:rFonts w:ascii="Verdana" w:eastAsia="Times New Roman" w:hAnsi="Verdana" w:cs="Times New Roman"/>
            <w:color w:val="000000"/>
            <w:sz w:val="20"/>
            <w:szCs w:val="20"/>
          </w:rPr>
          <w:delText xml:space="preserve">pc </w:delText>
        </w:r>
        <w:r w:rsidRPr="00C22E93" w:rsidDel="002F41CC">
          <w:rPr>
            <w:rFonts w:ascii="Verdana" w:eastAsia="Times New Roman" w:hAnsi="Verdana" w:cs="Times New Roman"/>
            <w:color w:val="000000"/>
            <w:sz w:val="20"/>
            <w:szCs w:val="20"/>
          </w:rPr>
          <w:delText xml:space="preserve">and you did not choose </w:delText>
        </w:r>
        <w:r w:rsidR="004B07D6" w:rsidDel="002F41CC">
          <w:rPr>
            <w:rFonts w:ascii="Verdana" w:eastAsia="Times New Roman" w:hAnsi="Verdana" w:cs="Times New Roman"/>
            <w:color w:val="000000"/>
            <w:sz w:val="20"/>
            <w:szCs w:val="20"/>
          </w:rPr>
          <w:delText>‘</w:delText>
        </w:r>
        <w:r w:rsidRPr="00C22E93" w:rsidDel="002F41CC">
          <w:rPr>
            <w:rFonts w:ascii="Verdana" w:eastAsia="Times New Roman" w:hAnsi="Verdana" w:cs="Times New Roman"/>
            <w:color w:val="000000"/>
            <w:sz w:val="20"/>
            <w:szCs w:val="20"/>
          </w:rPr>
          <w:delText>Run as administrator</w:delText>
        </w:r>
        <w:r w:rsidR="004B07D6" w:rsidDel="002F41CC">
          <w:rPr>
            <w:rFonts w:ascii="Verdana" w:eastAsia="Times New Roman" w:hAnsi="Verdana" w:cs="Times New Roman"/>
            <w:color w:val="000000"/>
            <w:sz w:val="20"/>
            <w:szCs w:val="20"/>
          </w:rPr>
          <w:delText>’</w:delText>
        </w:r>
        <w:r w:rsidR="00751E98" w:rsidDel="002F41CC">
          <w:rPr>
            <w:rFonts w:ascii="Verdana" w:eastAsia="Times New Roman" w:hAnsi="Verdana" w:cs="Times New Roman"/>
            <w:color w:val="000000"/>
            <w:sz w:val="20"/>
            <w:szCs w:val="20"/>
          </w:rPr>
          <w:delText>,</w:delText>
        </w:r>
        <w:r w:rsidRPr="00C22E93" w:rsidDel="002F41CC">
          <w:rPr>
            <w:rFonts w:ascii="Verdana" w:eastAsia="Times New Roman" w:hAnsi="Verdana" w:cs="Times New Roman"/>
            <w:color w:val="000000"/>
            <w:sz w:val="20"/>
            <w:szCs w:val="20"/>
          </w:rPr>
          <w:delText xml:space="preserve"> you will get an error message</w:delText>
        </w:r>
        <w:r w:rsidDel="002F41CC">
          <w:rPr>
            <w:rFonts w:ascii="Verdana" w:eastAsia="Times New Roman" w:hAnsi="Verdana" w:cs="Times New Roman"/>
            <w:color w:val="000000"/>
            <w:sz w:val="20"/>
            <w:szCs w:val="20"/>
          </w:rPr>
          <w:delText xml:space="preserve"> and will need to try again </w:delText>
        </w:r>
        <w:r w:rsidR="004B07D6" w:rsidDel="002F41CC">
          <w:rPr>
            <w:rFonts w:ascii="Verdana" w:eastAsia="Times New Roman" w:hAnsi="Verdana" w:cs="Times New Roman"/>
            <w:color w:val="000000"/>
            <w:sz w:val="20"/>
            <w:szCs w:val="20"/>
          </w:rPr>
          <w:delText>using the ‘Run as administrator’ option</w:delText>
        </w:r>
        <w:r w:rsidDel="002F41CC">
          <w:rPr>
            <w:rFonts w:ascii="Verdana" w:eastAsia="Times New Roman" w:hAnsi="Verdana" w:cs="Times New Roman"/>
            <w:color w:val="000000"/>
            <w:sz w:val="20"/>
            <w:szCs w:val="20"/>
          </w:rPr>
          <w:delText>.</w:delText>
        </w:r>
      </w:del>
    </w:p>
    <w:p w14:paraId="7C73DE16" w14:textId="195A5C52" w:rsidR="00B3155D" w:rsidDel="002F41CC" w:rsidRDefault="00B3155D">
      <w:pPr>
        <w:pStyle w:val="NoSpacing"/>
        <w:rPr>
          <w:del w:id="481" w:author="Danni Liu" w:date="2020-06-16T09:02:00Z"/>
          <w:rFonts w:ascii="Verdana" w:eastAsia="Times New Roman" w:hAnsi="Verdana" w:cs="Times New Roman"/>
          <w:color w:val="000000"/>
          <w:sz w:val="20"/>
          <w:szCs w:val="20"/>
        </w:rPr>
        <w:pPrChange w:id="482" w:author="Danni Liu" w:date="2020-06-16T09:02:00Z">
          <w:pPr>
            <w:spacing w:after="0" w:line="240" w:lineRule="auto"/>
          </w:pPr>
        </w:pPrChange>
      </w:pPr>
    </w:p>
    <w:p w14:paraId="041BF8CB" w14:textId="6E79BAA0" w:rsidR="00C22E93" w:rsidRPr="00C22E93" w:rsidDel="002F41CC" w:rsidRDefault="00C22E93">
      <w:pPr>
        <w:pStyle w:val="NoSpacing"/>
        <w:rPr>
          <w:del w:id="483" w:author="Danni Liu" w:date="2020-06-16T09:02:00Z"/>
          <w:rFonts w:ascii="Verdana" w:eastAsia="Times New Roman" w:hAnsi="Verdana" w:cs="Times New Roman"/>
          <w:color w:val="000000"/>
          <w:sz w:val="20"/>
          <w:szCs w:val="20"/>
        </w:rPr>
        <w:pPrChange w:id="484" w:author="Danni Liu" w:date="2020-06-16T09:02:00Z">
          <w:pPr>
            <w:spacing w:after="0" w:line="240" w:lineRule="auto"/>
          </w:pPr>
        </w:pPrChange>
      </w:pPr>
      <w:del w:id="485" w:author="Danni Liu" w:date="2020-06-16T09:02:00Z">
        <w:r w:rsidRPr="00C22E93" w:rsidDel="002F41CC">
          <w:rPr>
            <w:rFonts w:ascii="Verdana" w:eastAsia="Times New Roman" w:hAnsi="Verdana" w:cs="Times New Roman"/>
            <w:color w:val="000000"/>
            <w:sz w:val="20"/>
            <w:szCs w:val="20"/>
          </w:rPr>
          <w:delText>Click the Start Install button.</w:delText>
        </w:r>
      </w:del>
    </w:p>
    <w:p w14:paraId="40242E88" w14:textId="4EF9856F" w:rsidR="00B3155D" w:rsidDel="002F41CC" w:rsidRDefault="00B3155D">
      <w:pPr>
        <w:pStyle w:val="NoSpacing"/>
        <w:rPr>
          <w:del w:id="486" w:author="Danni Liu" w:date="2020-06-16T09:02:00Z"/>
          <w:rFonts w:ascii="Verdana" w:eastAsia="Times New Roman" w:hAnsi="Verdana" w:cs="Times New Roman"/>
          <w:color w:val="000000"/>
          <w:sz w:val="20"/>
          <w:szCs w:val="20"/>
        </w:rPr>
        <w:pPrChange w:id="487" w:author="Danni Liu" w:date="2020-06-16T09:02:00Z">
          <w:pPr>
            <w:spacing w:after="0" w:line="240" w:lineRule="auto"/>
          </w:pPr>
        </w:pPrChange>
      </w:pPr>
    </w:p>
    <w:p w14:paraId="4719E661" w14:textId="762937AC" w:rsidR="00C22E93" w:rsidDel="002F41CC" w:rsidRDefault="00C22E93">
      <w:pPr>
        <w:pStyle w:val="NoSpacing"/>
        <w:rPr>
          <w:del w:id="488" w:author="Danni Liu" w:date="2020-06-16T09:02:00Z"/>
          <w:rFonts w:ascii="Verdana" w:eastAsia="Times New Roman" w:hAnsi="Verdana" w:cs="Times New Roman"/>
          <w:color w:val="000000"/>
          <w:sz w:val="20"/>
          <w:szCs w:val="20"/>
        </w:rPr>
        <w:pPrChange w:id="489" w:author="Danni Liu" w:date="2020-06-16T09:02:00Z">
          <w:pPr>
            <w:spacing w:after="0" w:line="240" w:lineRule="auto"/>
          </w:pPr>
        </w:pPrChange>
      </w:pPr>
      <w:del w:id="490" w:author="Danni Liu" w:date="2020-06-16T09:02:00Z">
        <w:r w:rsidRPr="00C22E93" w:rsidDel="002F41CC">
          <w:rPr>
            <w:rFonts w:ascii="Verdana" w:eastAsia="Times New Roman" w:hAnsi="Verdana" w:cs="Times New Roman"/>
            <w:color w:val="000000"/>
            <w:sz w:val="20"/>
            <w:szCs w:val="20"/>
          </w:rPr>
          <w:delText>If you are on a</w:delText>
        </w:r>
        <w:r w:rsidR="00B3155D" w:rsidDel="002F41CC">
          <w:rPr>
            <w:rFonts w:ascii="Verdana" w:eastAsia="Times New Roman" w:hAnsi="Verdana" w:cs="Times New Roman"/>
            <w:color w:val="000000"/>
            <w:sz w:val="20"/>
            <w:szCs w:val="20"/>
          </w:rPr>
          <w:delText>n</w:delText>
        </w:r>
        <w:r w:rsidRPr="00C22E93" w:rsidDel="002F41CC">
          <w:rPr>
            <w:rFonts w:ascii="Verdana" w:eastAsia="Times New Roman" w:hAnsi="Verdana" w:cs="Times New Roman"/>
            <w:color w:val="000000"/>
            <w:sz w:val="20"/>
            <w:szCs w:val="20"/>
          </w:rPr>
          <w:delText xml:space="preserve"> HVD and don't have admin rights, then an error message displays telling you to apply for admin rights.  There will be a Help button and clicking that button will open the Wiki page for requesting </w:delText>
        </w:r>
        <w:r w:rsidR="004B07D6" w:rsidDel="002F41CC">
          <w:rPr>
            <w:rFonts w:ascii="Verdana" w:eastAsia="Times New Roman" w:hAnsi="Verdana" w:cs="Times New Roman"/>
            <w:color w:val="000000"/>
            <w:sz w:val="20"/>
            <w:szCs w:val="20"/>
          </w:rPr>
          <w:delText xml:space="preserve">admin </w:delText>
        </w:r>
        <w:r w:rsidRPr="00C22E93" w:rsidDel="002F41CC">
          <w:rPr>
            <w:rFonts w:ascii="Verdana" w:eastAsia="Times New Roman" w:hAnsi="Verdana" w:cs="Times New Roman"/>
            <w:color w:val="000000"/>
            <w:sz w:val="20"/>
            <w:szCs w:val="20"/>
          </w:rPr>
          <w:delText>rights, copy the machine name to the clipboard and close the installer.</w:delText>
        </w:r>
        <w:r w:rsidR="00B3155D" w:rsidDel="002F41CC">
          <w:rPr>
            <w:rFonts w:ascii="Verdana" w:eastAsia="Times New Roman" w:hAnsi="Verdana" w:cs="Times New Roman"/>
            <w:noProof/>
            <w:color w:val="000000"/>
            <w:sz w:val="20"/>
            <w:szCs w:val="20"/>
          </w:rPr>
          <w:drawing>
            <wp:inline distT="0" distB="0" distL="0" distR="0" wp14:anchorId="65A16DC1" wp14:editId="31391951">
              <wp:extent cx="6858000" cy="4124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4124325"/>
                      </a:xfrm>
                      <a:prstGeom prst="rect">
                        <a:avLst/>
                      </a:prstGeom>
                      <a:noFill/>
                      <a:ln>
                        <a:noFill/>
                      </a:ln>
                    </pic:spPr>
                  </pic:pic>
                </a:graphicData>
              </a:graphic>
            </wp:inline>
          </w:drawing>
        </w:r>
      </w:del>
    </w:p>
    <w:p w14:paraId="47A80250" w14:textId="2649BC85" w:rsidR="00B3155D" w:rsidRPr="00C22E93" w:rsidDel="002F41CC" w:rsidRDefault="00B3155D">
      <w:pPr>
        <w:pStyle w:val="NoSpacing"/>
        <w:rPr>
          <w:del w:id="491" w:author="Danni Liu" w:date="2020-06-16T09:02:00Z"/>
          <w:rFonts w:ascii="Verdana" w:eastAsia="Times New Roman" w:hAnsi="Verdana" w:cs="Times New Roman"/>
          <w:color w:val="000000"/>
          <w:sz w:val="20"/>
          <w:szCs w:val="20"/>
        </w:rPr>
        <w:pPrChange w:id="492" w:author="Danni Liu" w:date="2020-06-16T09:02:00Z">
          <w:pPr>
            <w:spacing w:after="0" w:line="240" w:lineRule="auto"/>
          </w:pPr>
        </w:pPrChange>
      </w:pPr>
    </w:p>
    <w:p w14:paraId="136D8032" w14:textId="1317C55A" w:rsidR="00C22E93" w:rsidRPr="00C22E93" w:rsidDel="002F41CC" w:rsidRDefault="00B3155D">
      <w:pPr>
        <w:pStyle w:val="NoSpacing"/>
        <w:rPr>
          <w:del w:id="493" w:author="Danni Liu" w:date="2020-06-16T09:02:00Z"/>
          <w:rFonts w:ascii="Verdana" w:eastAsia="Times New Roman" w:hAnsi="Verdana" w:cs="Times New Roman"/>
          <w:color w:val="000000"/>
          <w:sz w:val="20"/>
          <w:szCs w:val="20"/>
        </w:rPr>
        <w:pPrChange w:id="494" w:author="Danni Liu" w:date="2020-06-16T09:02:00Z">
          <w:pPr>
            <w:spacing w:after="0" w:line="240" w:lineRule="auto"/>
          </w:pPr>
        </w:pPrChange>
      </w:pPr>
      <w:del w:id="495" w:author="Danni Liu" w:date="2020-06-16T09:02:00Z">
        <w:r w:rsidDel="002F41CC">
          <w:rPr>
            <w:rFonts w:ascii="Verdana" w:eastAsia="Times New Roman" w:hAnsi="Verdana" w:cs="Times New Roman"/>
            <w:color w:val="000000"/>
            <w:sz w:val="20"/>
            <w:szCs w:val="20"/>
          </w:rPr>
          <w:delText>Once you are running the installer with admin rights, the following steps are performed.</w:delText>
        </w:r>
      </w:del>
    </w:p>
    <w:p w14:paraId="6ADBBC6D" w14:textId="79EC03B8" w:rsidR="00BF414B" w:rsidRPr="0089126E" w:rsidDel="002F41CC" w:rsidRDefault="00BF414B">
      <w:pPr>
        <w:pStyle w:val="NoSpacing"/>
        <w:rPr>
          <w:del w:id="496" w:author="Danni Liu" w:date="2020-06-16T09:02:00Z"/>
          <w:rFonts w:ascii="Verdana" w:eastAsia="Times New Roman" w:hAnsi="Verdana" w:cs="Times New Roman"/>
          <w:strike/>
          <w:color w:val="000000"/>
          <w:sz w:val="20"/>
          <w:szCs w:val="20"/>
          <w:rPrChange w:id="497" w:author="Paul Moody" w:date="2020-05-21T16:32:00Z">
            <w:rPr>
              <w:del w:id="498" w:author="Danni Liu" w:date="2020-06-16T09:02:00Z"/>
              <w:rFonts w:ascii="Verdana" w:eastAsia="Times New Roman" w:hAnsi="Verdana" w:cs="Times New Roman"/>
              <w:color w:val="000000"/>
              <w:sz w:val="20"/>
              <w:szCs w:val="20"/>
            </w:rPr>
          </w:rPrChange>
        </w:rPr>
        <w:pPrChange w:id="499" w:author="Danni Liu" w:date="2020-06-16T09:02:00Z">
          <w:pPr>
            <w:pStyle w:val="ListParagraph"/>
            <w:numPr>
              <w:numId w:val="15"/>
            </w:numPr>
            <w:spacing w:after="0" w:line="240" w:lineRule="auto"/>
            <w:ind w:hanging="360"/>
          </w:pPr>
        </w:pPrChange>
      </w:pPr>
      <w:del w:id="500" w:author="Danni Liu" w:date="2020-06-16T09:02:00Z">
        <w:r w:rsidRPr="0089126E" w:rsidDel="002F41CC">
          <w:rPr>
            <w:rFonts w:ascii="Verdana" w:eastAsia="Times New Roman" w:hAnsi="Verdana" w:cs="Times New Roman"/>
            <w:strike/>
            <w:color w:val="000000"/>
            <w:sz w:val="20"/>
            <w:szCs w:val="20"/>
            <w:rPrChange w:id="501" w:author="Paul Moody" w:date="2020-05-21T16:32:00Z">
              <w:rPr>
                <w:rFonts w:ascii="Verdana" w:eastAsia="Times New Roman" w:hAnsi="Verdana" w:cs="Times New Roman"/>
                <w:color w:val="000000"/>
                <w:sz w:val="20"/>
                <w:szCs w:val="20"/>
              </w:rPr>
            </w:rPrChange>
          </w:rPr>
          <w:delText xml:space="preserve">If you are on your local pc, then everything is installed on the C: drive.  If you are on an HVD then executable software and the Maven repository are on the C: drive and all Premier source is on the H: </w:delText>
        </w:r>
        <w:commentRangeStart w:id="502"/>
        <w:r w:rsidRPr="0089126E" w:rsidDel="002F41CC">
          <w:rPr>
            <w:rFonts w:ascii="Verdana" w:eastAsia="Times New Roman" w:hAnsi="Verdana" w:cs="Times New Roman"/>
            <w:strike/>
            <w:color w:val="000000"/>
            <w:sz w:val="20"/>
            <w:szCs w:val="20"/>
            <w:rPrChange w:id="503" w:author="Paul Moody" w:date="2020-05-21T16:32:00Z">
              <w:rPr>
                <w:rFonts w:ascii="Verdana" w:eastAsia="Times New Roman" w:hAnsi="Verdana" w:cs="Times New Roman"/>
                <w:color w:val="000000"/>
                <w:sz w:val="20"/>
                <w:szCs w:val="20"/>
              </w:rPr>
            </w:rPrChange>
          </w:rPr>
          <w:delText>drive</w:delText>
        </w:r>
        <w:commentRangeEnd w:id="502"/>
        <w:r w:rsidR="0089126E" w:rsidDel="002F41CC">
          <w:rPr>
            <w:rStyle w:val="CommentReference"/>
          </w:rPr>
          <w:commentReference w:id="502"/>
        </w:r>
        <w:r w:rsidRPr="0089126E" w:rsidDel="002F41CC">
          <w:rPr>
            <w:rFonts w:ascii="Verdana" w:eastAsia="Times New Roman" w:hAnsi="Verdana" w:cs="Times New Roman"/>
            <w:strike/>
            <w:color w:val="000000"/>
            <w:sz w:val="20"/>
            <w:szCs w:val="20"/>
            <w:rPrChange w:id="504" w:author="Paul Moody" w:date="2020-05-21T16:32:00Z">
              <w:rPr>
                <w:rFonts w:ascii="Verdana" w:eastAsia="Times New Roman" w:hAnsi="Verdana" w:cs="Times New Roman"/>
                <w:color w:val="000000"/>
                <w:sz w:val="20"/>
                <w:szCs w:val="20"/>
              </w:rPr>
            </w:rPrChange>
          </w:rPr>
          <w:delText>.</w:delText>
        </w:r>
      </w:del>
    </w:p>
    <w:p w14:paraId="0AD89FA1" w14:textId="0449914B" w:rsidR="00C22E93" w:rsidRPr="0089126E" w:rsidDel="002F41CC" w:rsidRDefault="00C22E93">
      <w:pPr>
        <w:pStyle w:val="NoSpacing"/>
        <w:rPr>
          <w:del w:id="505" w:author="Danni Liu" w:date="2020-06-16T09:02:00Z"/>
          <w:rFonts w:ascii="Verdana" w:eastAsia="Times New Roman" w:hAnsi="Verdana" w:cs="Times New Roman"/>
          <w:color w:val="000000"/>
          <w:sz w:val="20"/>
          <w:szCs w:val="20"/>
        </w:rPr>
        <w:pPrChange w:id="506" w:author="Danni Liu" w:date="2020-06-16T09:02:00Z">
          <w:pPr>
            <w:pStyle w:val="ListParagraph"/>
            <w:numPr>
              <w:numId w:val="15"/>
            </w:numPr>
            <w:spacing w:after="0" w:line="240" w:lineRule="auto"/>
            <w:ind w:hanging="360"/>
          </w:pPr>
        </w:pPrChange>
      </w:pPr>
      <w:del w:id="507" w:author="Danni Liu" w:date="2020-06-16T09:02:00Z">
        <w:r w:rsidRPr="0089126E" w:rsidDel="002F41CC">
          <w:rPr>
            <w:rFonts w:ascii="Verdana" w:eastAsia="Times New Roman" w:hAnsi="Verdana" w:cs="Times New Roman"/>
            <w:color w:val="000000"/>
            <w:sz w:val="20"/>
            <w:szCs w:val="20"/>
          </w:rPr>
          <w:delText>If you are on a</w:delText>
        </w:r>
        <w:r w:rsidR="00BF414B" w:rsidDel="002F41CC">
          <w:rPr>
            <w:rFonts w:ascii="Verdana" w:eastAsia="Times New Roman" w:hAnsi="Verdana" w:cs="Times New Roman"/>
            <w:color w:val="000000"/>
            <w:sz w:val="20"/>
            <w:szCs w:val="20"/>
          </w:rPr>
          <w:delText>n</w:delText>
        </w:r>
        <w:r w:rsidRPr="0089126E" w:rsidDel="002F41CC">
          <w:rPr>
            <w:rFonts w:ascii="Verdana" w:eastAsia="Times New Roman" w:hAnsi="Verdana" w:cs="Times New Roman"/>
            <w:color w:val="000000"/>
            <w:sz w:val="20"/>
            <w:szCs w:val="20"/>
          </w:rPr>
          <w:delText xml:space="preserve"> HVD and Firefox is not installed, then Windows Software Center will be opened so </w:delText>
        </w:r>
        <w:r w:rsidR="00751E98" w:rsidDel="002F41CC">
          <w:rPr>
            <w:rFonts w:ascii="Verdana" w:eastAsia="Times New Roman" w:hAnsi="Verdana" w:cs="Times New Roman"/>
            <w:color w:val="000000"/>
            <w:sz w:val="20"/>
            <w:szCs w:val="20"/>
          </w:rPr>
          <w:delText>you</w:delText>
        </w:r>
        <w:r w:rsidRPr="0089126E" w:rsidDel="002F41CC">
          <w:rPr>
            <w:rFonts w:ascii="Verdana" w:eastAsia="Times New Roman" w:hAnsi="Verdana" w:cs="Times New Roman"/>
            <w:color w:val="000000"/>
            <w:sz w:val="20"/>
            <w:szCs w:val="20"/>
          </w:rPr>
          <w:delText xml:space="preserve"> can click on the Firefox installer</w:delText>
        </w:r>
        <w:r w:rsidR="00B3155D" w:rsidRPr="0089126E" w:rsidDel="002F41CC">
          <w:rPr>
            <w:rFonts w:ascii="Verdana" w:eastAsia="Times New Roman" w:hAnsi="Verdana" w:cs="Times New Roman"/>
            <w:color w:val="000000"/>
            <w:sz w:val="20"/>
            <w:szCs w:val="20"/>
          </w:rPr>
          <w:delText xml:space="preserve"> and run it.</w:delText>
        </w:r>
        <w:r w:rsidR="004B07D6" w:rsidDel="002F41CC">
          <w:rPr>
            <w:rFonts w:ascii="Verdana" w:eastAsia="Times New Roman" w:hAnsi="Verdana" w:cs="Times New Roman"/>
            <w:color w:val="000000"/>
            <w:sz w:val="20"/>
            <w:szCs w:val="20"/>
          </w:rPr>
          <w:delText xml:space="preserve">  If you are on your local pc, Firefox should already be installed.</w:delText>
        </w:r>
      </w:del>
    </w:p>
    <w:p w14:paraId="3370AB0C" w14:textId="313F3CB6" w:rsidR="00C22E93" w:rsidRPr="0089126E" w:rsidDel="002F41CC" w:rsidRDefault="00C22E93">
      <w:pPr>
        <w:pStyle w:val="NoSpacing"/>
        <w:rPr>
          <w:del w:id="508" w:author="Danni Liu" w:date="2020-06-16T09:02:00Z"/>
          <w:rFonts w:ascii="Verdana" w:eastAsia="Times New Roman" w:hAnsi="Verdana" w:cs="Times New Roman"/>
          <w:color w:val="000000"/>
          <w:sz w:val="20"/>
          <w:szCs w:val="20"/>
        </w:rPr>
        <w:pPrChange w:id="509" w:author="Danni Liu" w:date="2020-06-16T09:02:00Z">
          <w:pPr>
            <w:pStyle w:val="ListParagraph"/>
            <w:numPr>
              <w:numId w:val="15"/>
            </w:numPr>
            <w:spacing w:after="0" w:line="240" w:lineRule="auto"/>
            <w:ind w:hanging="360"/>
          </w:pPr>
        </w:pPrChange>
      </w:pPr>
      <w:del w:id="510" w:author="Danni Liu" w:date="2020-06-16T09:02:00Z">
        <w:r w:rsidRPr="0089126E" w:rsidDel="002F41CC">
          <w:rPr>
            <w:rFonts w:ascii="Verdana" w:eastAsia="Times New Roman" w:hAnsi="Verdana" w:cs="Times New Roman"/>
            <w:color w:val="000000"/>
            <w:sz w:val="20"/>
            <w:szCs w:val="20"/>
          </w:rPr>
          <w:delText>If Notepad++ is not installed</w:delText>
        </w:r>
        <w:r w:rsidR="003426F2" w:rsidDel="002F41CC">
          <w:rPr>
            <w:rFonts w:ascii="Verdana" w:eastAsia="Times New Roman" w:hAnsi="Verdana" w:cs="Times New Roman"/>
            <w:color w:val="000000"/>
            <w:sz w:val="20"/>
            <w:szCs w:val="20"/>
          </w:rPr>
          <w:delText>,</w:delText>
        </w:r>
        <w:r w:rsidRPr="0089126E" w:rsidDel="002F41CC">
          <w:rPr>
            <w:rFonts w:ascii="Verdana" w:eastAsia="Times New Roman" w:hAnsi="Verdana" w:cs="Times New Roman"/>
            <w:color w:val="000000"/>
            <w:sz w:val="20"/>
            <w:szCs w:val="20"/>
          </w:rPr>
          <w:delText xml:space="preserve"> then version 7.8.3 is downloaded and installed.</w:delText>
        </w:r>
      </w:del>
    </w:p>
    <w:p w14:paraId="045EB0BF" w14:textId="6851CABD" w:rsidR="00C22E93" w:rsidRPr="0089126E" w:rsidDel="002F41CC" w:rsidRDefault="00C22E93">
      <w:pPr>
        <w:pStyle w:val="NoSpacing"/>
        <w:rPr>
          <w:del w:id="511" w:author="Danni Liu" w:date="2020-06-16T09:02:00Z"/>
          <w:rFonts w:ascii="Verdana" w:eastAsia="Times New Roman" w:hAnsi="Verdana" w:cs="Times New Roman"/>
          <w:color w:val="000000"/>
          <w:sz w:val="20"/>
          <w:szCs w:val="20"/>
        </w:rPr>
        <w:pPrChange w:id="512" w:author="Danni Liu" w:date="2020-06-16T09:02:00Z">
          <w:pPr>
            <w:pStyle w:val="ListParagraph"/>
            <w:numPr>
              <w:numId w:val="15"/>
            </w:numPr>
            <w:spacing w:after="0" w:line="240" w:lineRule="auto"/>
            <w:ind w:hanging="360"/>
          </w:pPr>
        </w:pPrChange>
      </w:pPr>
      <w:del w:id="513" w:author="Danni Liu" w:date="2020-06-16T09:02:00Z">
        <w:r w:rsidRPr="0089126E" w:rsidDel="002F41CC">
          <w:rPr>
            <w:rFonts w:ascii="Verdana" w:eastAsia="Times New Roman" w:hAnsi="Verdana" w:cs="Times New Roman"/>
            <w:color w:val="000000"/>
            <w:sz w:val="20"/>
            <w:szCs w:val="20"/>
          </w:rPr>
          <w:delText>If Git is not installed</w:delText>
        </w:r>
        <w:r w:rsidR="003426F2" w:rsidDel="002F41CC">
          <w:rPr>
            <w:rFonts w:ascii="Verdana" w:eastAsia="Times New Roman" w:hAnsi="Verdana" w:cs="Times New Roman"/>
            <w:color w:val="000000"/>
            <w:sz w:val="20"/>
            <w:szCs w:val="20"/>
          </w:rPr>
          <w:delText>,</w:delText>
        </w:r>
        <w:r w:rsidRPr="0089126E" w:rsidDel="002F41CC">
          <w:rPr>
            <w:rFonts w:ascii="Verdana" w:eastAsia="Times New Roman" w:hAnsi="Verdana" w:cs="Times New Roman"/>
            <w:color w:val="000000"/>
            <w:sz w:val="20"/>
            <w:szCs w:val="20"/>
          </w:rPr>
          <w:delText xml:space="preserve"> then version 2.23 is downloaded and installed.</w:delText>
        </w:r>
      </w:del>
    </w:p>
    <w:p w14:paraId="3FAF4A81" w14:textId="445A9687" w:rsidR="00C22E93" w:rsidRPr="0089126E" w:rsidDel="002F41CC" w:rsidRDefault="00C22E93">
      <w:pPr>
        <w:pStyle w:val="NoSpacing"/>
        <w:rPr>
          <w:del w:id="514" w:author="Danni Liu" w:date="2020-06-16T09:02:00Z"/>
          <w:rFonts w:ascii="Verdana" w:eastAsia="Times New Roman" w:hAnsi="Verdana" w:cs="Times New Roman"/>
          <w:color w:val="000000"/>
          <w:sz w:val="20"/>
          <w:szCs w:val="20"/>
        </w:rPr>
        <w:pPrChange w:id="515" w:author="Danni Liu" w:date="2020-06-16T09:02:00Z">
          <w:pPr>
            <w:pStyle w:val="ListParagraph"/>
            <w:numPr>
              <w:numId w:val="15"/>
            </w:numPr>
            <w:spacing w:after="0" w:line="240" w:lineRule="auto"/>
            <w:ind w:hanging="360"/>
          </w:pPr>
        </w:pPrChange>
      </w:pPr>
      <w:del w:id="516" w:author="Danni Liu" w:date="2020-06-16T09:02:00Z">
        <w:r w:rsidRPr="0089126E" w:rsidDel="002F41CC">
          <w:rPr>
            <w:rFonts w:ascii="Verdana" w:eastAsia="Times New Roman" w:hAnsi="Verdana" w:cs="Times New Roman"/>
            <w:color w:val="000000"/>
            <w:sz w:val="20"/>
            <w:szCs w:val="20"/>
          </w:rPr>
          <w:delText xml:space="preserve">The designated Premier release is downloaded and copied by Git.  If Git has not been run on the pc before, then you will have to enter your ATTID and ITServices password directly into </w:delText>
        </w:r>
        <w:r w:rsidR="00751E98" w:rsidDel="002F41CC">
          <w:rPr>
            <w:rFonts w:ascii="Verdana" w:eastAsia="Times New Roman" w:hAnsi="Verdana" w:cs="Times New Roman"/>
            <w:color w:val="000000"/>
            <w:sz w:val="20"/>
            <w:szCs w:val="20"/>
          </w:rPr>
          <w:delText xml:space="preserve">the </w:delText>
        </w:r>
        <w:r w:rsidRPr="0089126E" w:rsidDel="002F41CC">
          <w:rPr>
            <w:rFonts w:ascii="Verdana" w:eastAsia="Times New Roman" w:hAnsi="Verdana" w:cs="Times New Roman"/>
            <w:color w:val="000000"/>
            <w:sz w:val="20"/>
            <w:szCs w:val="20"/>
          </w:rPr>
          <w:delText>Git</w:delText>
        </w:r>
        <w:r w:rsidR="00751E98" w:rsidDel="002F41CC">
          <w:rPr>
            <w:rFonts w:ascii="Verdana" w:eastAsia="Times New Roman" w:hAnsi="Verdana" w:cs="Times New Roman"/>
            <w:color w:val="000000"/>
            <w:sz w:val="20"/>
            <w:szCs w:val="20"/>
          </w:rPr>
          <w:delText xml:space="preserve"> prompt</w:delText>
        </w:r>
        <w:r w:rsidRPr="0089126E" w:rsidDel="002F41CC">
          <w:rPr>
            <w:rFonts w:ascii="Verdana" w:eastAsia="Times New Roman" w:hAnsi="Verdana" w:cs="Times New Roman"/>
            <w:color w:val="000000"/>
            <w:sz w:val="20"/>
            <w:szCs w:val="20"/>
          </w:rPr>
          <w:delText>.</w:delText>
        </w:r>
        <w:r w:rsidR="00B3155D" w:rsidRPr="0089126E" w:rsidDel="002F41CC">
          <w:rPr>
            <w:rFonts w:ascii="Verdana" w:eastAsia="Times New Roman" w:hAnsi="Verdana" w:cs="Times New Roman"/>
            <w:color w:val="000000"/>
            <w:sz w:val="20"/>
            <w:szCs w:val="20"/>
          </w:rPr>
          <w:delText xml:space="preserve">  As of right now the "release/2004_release" version is installed.</w:delText>
        </w:r>
      </w:del>
    </w:p>
    <w:p w14:paraId="42CA1CC4" w14:textId="64FCF7CD" w:rsidR="00C22E93" w:rsidRPr="0089126E" w:rsidDel="002F41CC" w:rsidRDefault="00C22E93">
      <w:pPr>
        <w:pStyle w:val="NoSpacing"/>
        <w:rPr>
          <w:del w:id="517" w:author="Danni Liu" w:date="2020-06-16T09:02:00Z"/>
          <w:rFonts w:ascii="Verdana" w:eastAsia="Times New Roman" w:hAnsi="Verdana" w:cs="Times New Roman"/>
          <w:color w:val="000000"/>
          <w:sz w:val="20"/>
          <w:szCs w:val="20"/>
        </w:rPr>
        <w:pPrChange w:id="518" w:author="Danni Liu" w:date="2020-06-16T09:02:00Z">
          <w:pPr>
            <w:pStyle w:val="ListParagraph"/>
            <w:numPr>
              <w:numId w:val="15"/>
            </w:numPr>
            <w:spacing w:after="0" w:line="240" w:lineRule="auto"/>
            <w:ind w:hanging="360"/>
          </w:pPr>
        </w:pPrChange>
      </w:pPr>
      <w:del w:id="519" w:author="Danni Liu" w:date="2020-06-16T09:02:00Z">
        <w:r w:rsidRPr="0089126E" w:rsidDel="002F41CC">
          <w:rPr>
            <w:rFonts w:ascii="Verdana" w:eastAsia="Times New Roman" w:hAnsi="Verdana" w:cs="Times New Roman"/>
            <w:color w:val="000000"/>
            <w:sz w:val="20"/>
            <w:szCs w:val="20"/>
          </w:rPr>
          <w:delText>The software base for Premier is downloaded and copied by Git.</w:delText>
        </w:r>
        <w:r w:rsidR="00B3155D" w:rsidRPr="0089126E" w:rsidDel="002F41CC">
          <w:rPr>
            <w:rFonts w:ascii="Verdana" w:eastAsia="Times New Roman" w:hAnsi="Verdana" w:cs="Times New Roman"/>
            <w:color w:val="000000"/>
            <w:sz w:val="20"/>
            <w:szCs w:val="20"/>
          </w:rPr>
          <w:delText xml:space="preserve">  This is the software listed in section 1.2 of this document.</w:delText>
        </w:r>
      </w:del>
    </w:p>
    <w:p w14:paraId="5EBE663D" w14:textId="6DCAE6B7" w:rsidR="00C22E93" w:rsidRPr="0089126E" w:rsidDel="002F41CC" w:rsidRDefault="00C22E93">
      <w:pPr>
        <w:pStyle w:val="NoSpacing"/>
        <w:rPr>
          <w:del w:id="520" w:author="Danni Liu" w:date="2020-06-16T09:02:00Z"/>
          <w:rFonts w:ascii="Verdana" w:eastAsia="Times New Roman" w:hAnsi="Verdana" w:cs="Times New Roman"/>
          <w:color w:val="000000"/>
          <w:sz w:val="20"/>
          <w:szCs w:val="20"/>
        </w:rPr>
        <w:pPrChange w:id="521" w:author="Danni Liu" w:date="2020-06-16T09:02:00Z">
          <w:pPr>
            <w:pStyle w:val="ListParagraph"/>
            <w:numPr>
              <w:numId w:val="15"/>
            </w:numPr>
            <w:spacing w:after="0" w:line="240" w:lineRule="auto"/>
            <w:ind w:hanging="360"/>
          </w:pPr>
        </w:pPrChange>
      </w:pPr>
      <w:del w:id="522" w:author="Danni Liu" w:date="2020-06-16T09:02:00Z">
        <w:r w:rsidRPr="0089126E" w:rsidDel="002F41CC">
          <w:rPr>
            <w:rFonts w:ascii="Verdana" w:eastAsia="Times New Roman" w:hAnsi="Verdana" w:cs="Times New Roman"/>
            <w:color w:val="000000"/>
            <w:sz w:val="20"/>
            <w:szCs w:val="20"/>
          </w:rPr>
          <w:delText xml:space="preserve">If Tortoise Git is not </w:delText>
        </w:r>
        <w:r w:rsidR="003426F2" w:rsidRPr="00B3155D" w:rsidDel="002F41CC">
          <w:rPr>
            <w:rFonts w:ascii="Verdana" w:eastAsia="Times New Roman" w:hAnsi="Verdana" w:cs="Times New Roman"/>
            <w:color w:val="000000"/>
            <w:sz w:val="20"/>
            <w:szCs w:val="20"/>
          </w:rPr>
          <w:delText>installed,</w:delText>
        </w:r>
        <w:r w:rsidRPr="0089126E" w:rsidDel="002F41CC">
          <w:rPr>
            <w:rFonts w:ascii="Verdana" w:eastAsia="Times New Roman" w:hAnsi="Verdana" w:cs="Times New Roman"/>
            <w:color w:val="000000"/>
            <w:sz w:val="20"/>
            <w:szCs w:val="20"/>
          </w:rPr>
          <w:delText xml:space="preserve"> then version 2.9 is downloaded and installed.</w:delText>
        </w:r>
      </w:del>
    </w:p>
    <w:p w14:paraId="49652699" w14:textId="112326AD" w:rsidR="00B3155D" w:rsidDel="002F41CC" w:rsidRDefault="00C22E93">
      <w:pPr>
        <w:pStyle w:val="NoSpacing"/>
        <w:rPr>
          <w:del w:id="523" w:author="Danni Liu" w:date="2020-06-16T09:02:00Z"/>
          <w:rFonts w:ascii="Verdana" w:eastAsia="Times New Roman" w:hAnsi="Verdana" w:cs="Times New Roman"/>
          <w:color w:val="000000"/>
          <w:sz w:val="20"/>
          <w:szCs w:val="20"/>
        </w:rPr>
        <w:pPrChange w:id="524" w:author="Danni Liu" w:date="2020-06-16T09:02:00Z">
          <w:pPr>
            <w:pStyle w:val="ListParagraph"/>
            <w:numPr>
              <w:numId w:val="15"/>
            </w:numPr>
            <w:spacing w:after="0" w:line="240" w:lineRule="auto"/>
            <w:ind w:hanging="360"/>
          </w:pPr>
        </w:pPrChange>
      </w:pPr>
      <w:del w:id="525" w:author="Danni Liu" w:date="2020-06-16T09:02:00Z">
        <w:r w:rsidRPr="0089126E" w:rsidDel="002F41CC">
          <w:rPr>
            <w:rFonts w:ascii="Verdana" w:eastAsia="Times New Roman" w:hAnsi="Verdana" w:cs="Times New Roman"/>
            <w:color w:val="000000"/>
            <w:sz w:val="20"/>
            <w:szCs w:val="20"/>
          </w:rPr>
          <w:delText xml:space="preserve">Then one at a time the Premier software base is installed from the zip files that were downloaded </w:delText>
        </w:r>
        <w:r w:rsidR="00751E98" w:rsidDel="002F41CC">
          <w:rPr>
            <w:rFonts w:ascii="Verdana" w:eastAsia="Times New Roman" w:hAnsi="Verdana" w:cs="Times New Roman"/>
            <w:color w:val="000000"/>
            <w:sz w:val="20"/>
            <w:szCs w:val="20"/>
          </w:rPr>
          <w:delText>above</w:delText>
        </w:r>
        <w:r w:rsidRPr="0089126E" w:rsidDel="002F41CC">
          <w:rPr>
            <w:rFonts w:ascii="Verdana" w:eastAsia="Times New Roman" w:hAnsi="Verdana" w:cs="Times New Roman"/>
            <w:color w:val="000000"/>
            <w:sz w:val="20"/>
            <w:szCs w:val="20"/>
          </w:rPr>
          <w:delText xml:space="preserve">.  </w:delText>
        </w:r>
        <w:r w:rsidR="00B3155D" w:rsidRPr="0089126E" w:rsidDel="002F41CC">
          <w:rPr>
            <w:rFonts w:ascii="Verdana" w:eastAsia="Times New Roman" w:hAnsi="Verdana" w:cs="Times New Roman"/>
            <w:color w:val="000000"/>
            <w:sz w:val="20"/>
            <w:szCs w:val="20"/>
          </w:rPr>
          <w:delText>This is done in the following order.</w:delText>
        </w:r>
        <w:r w:rsidR="00BF414B" w:rsidDel="002F41CC">
          <w:rPr>
            <w:rFonts w:ascii="Verdana" w:eastAsia="Times New Roman" w:hAnsi="Verdana" w:cs="Times New Roman"/>
            <w:color w:val="000000"/>
            <w:sz w:val="20"/>
            <w:szCs w:val="20"/>
          </w:rPr>
          <w:delText xml:space="preserve">  Note that many of the scripts include a 10 second pause at the end so that any messages can be read.</w:delText>
        </w:r>
      </w:del>
    </w:p>
    <w:p w14:paraId="48869FC3" w14:textId="41FEA521" w:rsidR="00400407" w:rsidRPr="0089126E" w:rsidDel="002F41CC" w:rsidRDefault="00BF414B">
      <w:pPr>
        <w:pStyle w:val="NoSpacing"/>
        <w:rPr>
          <w:del w:id="526" w:author="Danni Liu" w:date="2020-06-16T09:02:00Z"/>
          <w:rFonts w:ascii="Verdana" w:eastAsia="Times New Roman" w:hAnsi="Verdana" w:cs="Times New Roman"/>
          <w:color w:val="000000"/>
          <w:sz w:val="20"/>
          <w:szCs w:val="20"/>
        </w:rPr>
        <w:pPrChange w:id="527" w:author="Danni Liu" w:date="2020-06-16T09:02:00Z">
          <w:pPr>
            <w:pStyle w:val="ListParagraph"/>
            <w:numPr>
              <w:ilvl w:val="1"/>
              <w:numId w:val="15"/>
            </w:numPr>
            <w:spacing w:after="0" w:line="240" w:lineRule="auto"/>
            <w:ind w:left="1440" w:hanging="360"/>
          </w:pPr>
        </w:pPrChange>
      </w:pPr>
      <w:del w:id="528" w:author="Danni Liu" w:date="2020-06-16T09:02:00Z">
        <w:r w:rsidDel="002F41CC">
          <w:rPr>
            <w:rFonts w:ascii="Verdana" w:eastAsia="Times New Roman" w:hAnsi="Verdana" w:cs="Times New Roman"/>
            <w:color w:val="000000"/>
            <w:sz w:val="20"/>
            <w:szCs w:val="20"/>
          </w:rPr>
          <w:delText xml:space="preserve">If JDK </w:delText>
        </w:r>
        <w:r w:rsidRPr="00BF414B" w:rsidDel="002F41CC">
          <w:rPr>
            <w:rFonts w:ascii="Verdana" w:eastAsia="Times New Roman" w:hAnsi="Verdana" w:cs="Times New Roman"/>
            <w:color w:val="000000"/>
            <w:sz w:val="20"/>
            <w:szCs w:val="20"/>
          </w:rPr>
          <w:delText>1.8.0_241</w:delText>
        </w:r>
        <w:r w:rsidDel="002F41CC">
          <w:rPr>
            <w:rFonts w:ascii="Verdana" w:eastAsia="Times New Roman" w:hAnsi="Verdana" w:cs="Times New Roman"/>
            <w:color w:val="000000"/>
            <w:sz w:val="20"/>
            <w:szCs w:val="20"/>
          </w:rPr>
          <w:delText xml:space="preserve"> is not install then it is</w:delText>
        </w:r>
        <w:r w:rsidR="003426F2" w:rsidDel="002F41CC">
          <w:rPr>
            <w:rFonts w:ascii="Verdana" w:eastAsia="Times New Roman" w:hAnsi="Verdana" w:cs="Times New Roman"/>
            <w:color w:val="000000"/>
            <w:sz w:val="20"/>
            <w:szCs w:val="20"/>
          </w:rPr>
          <w:delText>, and the required policy file changes are applied.</w:delText>
        </w:r>
      </w:del>
    </w:p>
    <w:p w14:paraId="6FABD00F" w14:textId="1C2B00D6" w:rsidR="00BF414B" w:rsidDel="002F41CC" w:rsidRDefault="00BF414B">
      <w:pPr>
        <w:pStyle w:val="NoSpacing"/>
        <w:rPr>
          <w:del w:id="529" w:author="Danni Liu" w:date="2020-06-16T09:02:00Z"/>
          <w:rFonts w:ascii="Verdana" w:eastAsia="Times New Roman" w:hAnsi="Verdana" w:cs="Times New Roman"/>
          <w:color w:val="000000"/>
          <w:sz w:val="20"/>
          <w:szCs w:val="20"/>
        </w:rPr>
        <w:pPrChange w:id="530" w:author="Danni Liu" w:date="2020-06-16T09:02:00Z">
          <w:pPr>
            <w:pStyle w:val="ListParagraph"/>
            <w:numPr>
              <w:ilvl w:val="1"/>
              <w:numId w:val="15"/>
            </w:numPr>
            <w:spacing w:after="0" w:line="240" w:lineRule="auto"/>
            <w:ind w:left="1440" w:hanging="360"/>
          </w:pPr>
        </w:pPrChange>
      </w:pPr>
      <w:del w:id="531" w:author="Danni Liu" w:date="2020-06-16T09:02:00Z">
        <w:r w:rsidDel="002F41CC">
          <w:rPr>
            <w:rFonts w:ascii="Verdana" w:eastAsia="Times New Roman" w:hAnsi="Verdana" w:cs="Times New Roman"/>
            <w:color w:val="000000"/>
            <w:sz w:val="20"/>
            <w:szCs w:val="20"/>
          </w:rPr>
          <w:delText xml:space="preserve">If directory </w:delText>
        </w:r>
        <w:r w:rsidRPr="00BF414B" w:rsidDel="002F41CC">
          <w:rPr>
            <w:rFonts w:ascii="Verdana" w:eastAsia="Times New Roman" w:hAnsi="Verdana" w:cs="Times New Roman"/>
            <w:color w:val="000000"/>
            <w:sz w:val="20"/>
            <w:szCs w:val="20"/>
          </w:rPr>
          <w:delText>c:\M2_Repo</w:delText>
        </w:r>
        <w:r w:rsidDel="002F41CC">
          <w:rPr>
            <w:rFonts w:ascii="Verdana" w:eastAsia="Times New Roman" w:hAnsi="Verdana" w:cs="Times New Roman"/>
            <w:color w:val="000000"/>
            <w:sz w:val="20"/>
            <w:szCs w:val="20"/>
          </w:rPr>
          <w:delText xml:space="preserve"> does not </w:delText>
        </w:r>
        <w:r w:rsidR="003426F2" w:rsidDel="002F41CC">
          <w:rPr>
            <w:rFonts w:ascii="Verdana" w:eastAsia="Times New Roman" w:hAnsi="Verdana" w:cs="Times New Roman"/>
            <w:color w:val="000000"/>
            <w:sz w:val="20"/>
            <w:szCs w:val="20"/>
          </w:rPr>
          <w:delText>exist,</w:delText>
        </w:r>
        <w:r w:rsidDel="002F41CC">
          <w:rPr>
            <w:rFonts w:ascii="Verdana" w:eastAsia="Times New Roman" w:hAnsi="Verdana" w:cs="Times New Roman"/>
            <w:color w:val="000000"/>
            <w:sz w:val="20"/>
            <w:szCs w:val="20"/>
          </w:rPr>
          <w:delText xml:space="preserve"> then it is created</w:delText>
        </w:r>
      </w:del>
    </w:p>
    <w:p w14:paraId="2D59AF95" w14:textId="2DB54F91" w:rsidR="00BF414B" w:rsidDel="002F41CC" w:rsidRDefault="00BF414B">
      <w:pPr>
        <w:pStyle w:val="NoSpacing"/>
        <w:rPr>
          <w:del w:id="532" w:author="Danni Liu" w:date="2020-06-16T09:02:00Z"/>
          <w:rFonts w:ascii="Verdana" w:eastAsia="Times New Roman" w:hAnsi="Verdana" w:cs="Times New Roman"/>
          <w:color w:val="000000"/>
          <w:sz w:val="20"/>
          <w:szCs w:val="20"/>
        </w:rPr>
        <w:pPrChange w:id="533" w:author="Danni Liu" w:date="2020-06-16T09:02:00Z">
          <w:pPr>
            <w:pStyle w:val="ListParagraph"/>
            <w:numPr>
              <w:ilvl w:val="1"/>
              <w:numId w:val="15"/>
            </w:numPr>
            <w:spacing w:after="0" w:line="240" w:lineRule="auto"/>
            <w:ind w:left="1440" w:hanging="360"/>
          </w:pPr>
        </w:pPrChange>
      </w:pPr>
      <w:del w:id="534" w:author="Danni Liu" w:date="2020-06-16T09:02:00Z">
        <w:r w:rsidDel="002F41CC">
          <w:rPr>
            <w:rFonts w:ascii="Verdana" w:eastAsia="Times New Roman" w:hAnsi="Verdana" w:cs="Times New Roman"/>
            <w:color w:val="000000"/>
            <w:sz w:val="20"/>
            <w:szCs w:val="20"/>
          </w:rPr>
          <w:delText xml:space="preserve">If Maven </w:delText>
        </w:r>
        <w:r w:rsidR="00751E98" w:rsidDel="002F41CC">
          <w:rPr>
            <w:rFonts w:ascii="Verdana" w:eastAsia="Times New Roman" w:hAnsi="Verdana" w:cs="Times New Roman"/>
            <w:color w:val="000000"/>
            <w:sz w:val="20"/>
            <w:szCs w:val="20"/>
          </w:rPr>
          <w:delText xml:space="preserve">3.1.1 </w:delText>
        </w:r>
        <w:r w:rsidDel="002F41CC">
          <w:rPr>
            <w:rFonts w:ascii="Verdana" w:eastAsia="Times New Roman" w:hAnsi="Verdana" w:cs="Times New Roman"/>
            <w:color w:val="000000"/>
            <w:sz w:val="20"/>
            <w:szCs w:val="20"/>
          </w:rPr>
          <w:delText>is not installed</w:delText>
        </w:r>
        <w:r w:rsidR="003426F2" w:rsidDel="002F41CC">
          <w:rPr>
            <w:rFonts w:ascii="Verdana" w:eastAsia="Times New Roman" w:hAnsi="Verdana" w:cs="Times New Roman"/>
            <w:color w:val="000000"/>
            <w:sz w:val="20"/>
            <w:szCs w:val="20"/>
          </w:rPr>
          <w:delText>,</w:delText>
        </w:r>
        <w:r w:rsidDel="002F41CC">
          <w:rPr>
            <w:rFonts w:ascii="Verdana" w:eastAsia="Times New Roman" w:hAnsi="Verdana" w:cs="Times New Roman"/>
            <w:color w:val="000000"/>
            <w:sz w:val="20"/>
            <w:szCs w:val="20"/>
          </w:rPr>
          <w:delText xml:space="preserve"> then it is.</w:delText>
        </w:r>
      </w:del>
    </w:p>
    <w:p w14:paraId="64B1C2C4" w14:textId="23AC768E" w:rsidR="00BF414B" w:rsidDel="002F41CC" w:rsidRDefault="00BF414B">
      <w:pPr>
        <w:pStyle w:val="NoSpacing"/>
        <w:rPr>
          <w:del w:id="535" w:author="Danni Liu" w:date="2020-06-16T09:02:00Z"/>
          <w:rFonts w:ascii="Verdana" w:eastAsia="Times New Roman" w:hAnsi="Verdana" w:cs="Times New Roman"/>
          <w:color w:val="000000"/>
          <w:sz w:val="20"/>
          <w:szCs w:val="20"/>
        </w:rPr>
        <w:pPrChange w:id="536" w:author="Danni Liu" w:date="2020-06-16T09:02:00Z">
          <w:pPr>
            <w:pStyle w:val="ListParagraph"/>
            <w:numPr>
              <w:ilvl w:val="1"/>
              <w:numId w:val="15"/>
            </w:numPr>
            <w:spacing w:after="0" w:line="240" w:lineRule="auto"/>
            <w:ind w:left="1440" w:hanging="360"/>
          </w:pPr>
        </w:pPrChange>
      </w:pPr>
      <w:del w:id="537" w:author="Danni Liu" w:date="2020-06-16T09:02:00Z">
        <w:r w:rsidDel="002F41CC">
          <w:rPr>
            <w:rFonts w:ascii="Verdana" w:eastAsia="Times New Roman" w:hAnsi="Verdana" w:cs="Times New Roman"/>
            <w:color w:val="000000"/>
            <w:sz w:val="20"/>
            <w:szCs w:val="20"/>
          </w:rPr>
          <w:delText>A pre-configured JBoss 7.2.7 is installed.  If you try to start the server it will look for B2B.</w:delText>
        </w:r>
        <w:r w:rsidR="003426F2" w:rsidDel="002F41CC">
          <w:rPr>
            <w:rFonts w:ascii="Verdana" w:eastAsia="Times New Roman" w:hAnsi="Verdana" w:cs="Times New Roman"/>
            <w:color w:val="000000"/>
            <w:sz w:val="20"/>
            <w:szCs w:val="20"/>
          </w:rPr>
          <w:delText>e</w:delText>
        </w:r>
        <w:r w:rsidDel="002F41CC">
          <w:rPr>
            <w:rFonts w:ascii="Verdana" w:eastAsia="Times New Roman" w:hAnsi="Verdana" w:cs="Times New Roman"/>
            <w:color w:val="000000"/>
            <w:sz w:val="20"/>
            <w:szCs w:val="20"/>
          </w:rPr>
          <w:delText>ar, which will only be create</w:delText>
        </w:r>
        <w:r w:rsidR="003426F2" w:rsidDel="002F41CC">
          <w:rPr>
            <w:rFonts w:ascii="Verdana" w:eastAsia="Times New Roman" w:hAnsi="Verdana" w:cs="Times New Roman"/>
            <w:color w:val="000000"/>
            <w:sz w:val="20"/>
            <w:szCs w:val="20"/>
          </w:rPr>
          <w:delText>d</w:delText>
        </w:r>
        <w:r w:rsidDel="002F41CC">
          <w:rPr>
            <w:rFonts w:ascii="Verdana" w:eastAsia="Times New Roman" w:hAnsi="Verdana" w:cs="Times New Roman"/>
            <w:color w:val="000000"/>
            <w:sz w:val="20"/>
            <w:szCs w:val="20"/>
          </w:rPr>
          <w:delText xml:space="preserve"> after the release is built.</w:delText>
        </w:r>
      </w:del>
    </w:p>
    <w:p w14:paraId="1289B8AA" w14:textId="2FED942F" w:rsidR="00BF414B" w:rsidDel="002F41CC" w:rsidRDefault="00BF414B">
      <w:pPr>
        <w:pStyle w:val="NoSpacing"/>
        <w:rPr>
          <w:del w:id="538" w:author="Danni Liu" w:date="2020-06-16T09:02:00Z"/>
          <w:rFonts w:ascii="Verdana" w:eastAsia="Times New Roman" w:hAnsi="Verdana" w:cs="Times New Roman"/>
          <w:color w:val="000000"/>
          <w:sz w:val="20"/>
          <w:szCs w:val="20"/>
        </w:rPr>
        <w:pPrChange w:id="539" w:author="Danni Liu" w:date="2020-06-16T09:02:00Z">
          <w:pPr>
            <w:pStyle w:val="ListParagraph"/>
            <w:numPr>
              <w:ilvl w:val="1"/>
              <w:numId w:val="15"/>
            </w:numPr>
            <w:spacing w:after="0" w:line="240" w:lineRule="auto"/>
            <w:ind w:left="1440" w:hanging="360"/>
          </w:pPr>
        </w:pPrChange>
      </w:pPr>
      <w:del w:id="540" w:author="Danni Liu" w:date="2020-06-16T09:02:00Z">
        <w:r w:rsidDel="002F41CC">
          <w:rPr>
            <w:rFonts w:ascii="Verdana" w:eastAsia="Times New Roman" w:hAnsi="Verdana" w:cs="Times New Roman"/>
            <w:color w:val="000000"/>
            <w:sz w:val="20"/>
            <w:szCs w:val="20"/>
          </w:rPr>
          <w:delText>Oracle Commerce</w:delText>
        </w:r>
        <w:r w:rsidR="003426F2" w:rsidDel="002F41CC">
          <w:rPr>
            <w:rFonts w:ascii="Verdana" w:eastAsia="Times New Roman" w:hAnsi="Verdana" w:cs="Times New Roman"/>
            <w:color w:val="000000"/>
            <w:sz w:val="20"/>
            <w:szCs w:val="20"/>
          </w:rPr>
          <w:delText xml:space="preserve"> </w:delText>
        </w:r>
        <w:r w:rsidDel="002F41CC">
          <w:rPr>
            <w:rFonts w:ascii="Verdana" w:eastAsia="Times New Roman" w:hAnsi="Verdana" w:cs="Times New Roman"/>
            <w:color w:val="000000"/>
            <w:sz w:val="20"/>
            <w:szCs w:val="20"/>
          </w:rPr>
          <w:delText>(ATG</w:delText>
        </w:r>
        <w:r w:rsidR="00640553" w:rsidDel="002F41CC">
          <w:rPr>
            <w:rFonts w:ascii="Verdana" w:eastAsia="Times New Roman" w:hAnsi="Verdana" w:cs="Times New Roman"/>
            <w:color w:val="000000"/>
            <w:sz w:val="20"/>
            <w:szCs w:val="20"/>
          </w:rPr>
          <w:delText>11.3.2</w:delText>
        </w:r>
        <w:r w:rsidDel="002F41CC">
          <w:rPr>
            <w:rFonts w:ascii="Verdana" w:eastAsia="Times New Roman" w:hAnsi="Verdana" w:cs="Times New Roman"/>
            <w:color w:val="000000"/>
            <w:sz w:val="20"/>
            <w:szCs w:val="20"/>
          </w:rPr>
          <w:delText xml:space="preserve">) is installed.  </w:delText>
        </w:r>
      </w:del>
    </w:p>
    <w:p w14:paraId="487E14F8" w14:textId="54887ECC" w:rsidR="0092429E" w:rsidDel="002F41CC" w:rsidRDefault="0092429E">
      <w:pPr>
        <w:pStyle w:val="NoSpacing"/>
        <w:rPr>
          <w:del w:id="541" w:author="Danni Liu" w:date="2020-06-16T09:02:00Z"/>
          <w:rFonts w:ascii="Verdana" w:eastAsia="Times New Roman" w:hAnsi="Verdana" w:cs="Times New Roman"/>
          <w:color w:val="000000"/>
          <w:sz w:val="20"/>
          <w:szCs w:val="20"/>
        </w:rPr>
        <w:pPrChange w:id="542" w:author="Danni Liu" w:date="2020-06-16T09:02:00Z">
          <w:pPr>
            <w:pStyle w:val="ListParagraph"/>
            <w:numPr>
              <w:ilvl w:val="1"/>
              <w:numId w:val="15"/>
            </w:numPr>
            <w:spacing w:after="0" w:line="240" w:lineRule="auto"/>
            <w:ind w:left="1440" w:hanging="360"/>
          </w:pPr>
        </w:pPrChange>
      </w:pPr>
      <w:del w:id="543" w:author="Danni Liu" w:date="2020-06-16T09:02:00Z">
        <w:r w:rsidDel="002F41CC">
          <w:rPr>
            <w:rFonts w:ascii="Verdana" w:eastAsia="Times New Roman" w:hAnsi="Verdana" w:cs="Times New Roman"/>
            <w:color w:val="000000"/>
            <w:sz w:val="20"/>
            <w:szCs w:val="20"/>
          </w:rPr>
          <w:delText>The environment variables listed at various points in this document are created/updated.</w:delText>
        </w:r>
      </w:del>
    </w:p>
    <w:p w14:paraId="27F74550" w14:textId="5DD328D9" w:rsidR="0092429E" w:rsidDel="002F41CC" w:rsidRDefault="0092429E">
      <w:pPr>
        <w:pStyle w:val="NoSpacing"/>
        <w:rPr>
          <w:del w:id="544" w:author="Danni Liu" w:date="2020-06-16T09:02:00Z"/>
          <w:rFonts w:ascii="Verdana" w:eastAsia="Times New Roman" w:hAnsi="Verdana" w:cs="Times New Roman"/>
          <w:color w:val="000000"/>
          <w:sz w:val="20"/>
          <w:szCs w:val="20"/>
        </w:rPr>
        <w:pPrChange w:id="545" w:author="Danni Liu" w:date="2020-06-16T09:02:00Z">
          <w:pPr>
            <w:pStyle w:val="ListParagraph"/>
            <w:numPr>
              <w:ilvl w:val="1"/>
              <w:numId w:val="15"/>
            </w:numPr>
            <w:spacing w:after="0" w:line="240" w:lineRule="auto"/>
            <w:ind w:left="1440" w:hanging="360"/>
          </w:pPr>
        </w:pPrChange>
      </w:pPr>
      <w:del w:id="546" w:author="Danni Liu" w:date="2020-06-16T09:02:00Z">
        <w:r w:rsidDel="002F41CC">
          <w:rPr>
            <w:rFonts w:ascii="Verdana" w:eastAsia="Times New Roman" w:hAnsi="Verdana" w:cs="Times New Roman"/>
            <w:color w:val="000000"/>
            <w:sz w:val="20"/>
            <w:szCs w:val="20"/>
          </w:rPr>
          <w:delText>The Maven ‘settings.xml’ file is configured.  You will be prompted to enter the IT</w:delText>
        </w:r>
        <w:r w:rsidR="003426F2" w:rsidDel="002F41CC">
          <w:rPr>
            <w:rFonts w:ascii="Verdana" w:eastAsia="Times New Roman" w:hAnsi="Verdana" w:cs="Times New Roman"/>
            <w:color w:val="000000"/>
            <w:sz w:val="20"/>
            <w:szCs w:val="20"/>
          </w:rPr>
          <w:delText>Services</w:delText>
        </w:r>
        <w:r w:rsidDel="002F41CC">
          <w:rPr>
            <w:rFonts w:ascii="Verdana" w:eastAsia="Times New Roman" w:hAnsi="Verdana" w:cs="Times New Roman"/>
            <w:color w:val="000000"/>
            <w:sz w:val="20"/>
            <w:szCs w:val="20"/>
          </w:rPr>
          <w:delText xml:space="preserve"> password for the current userid.  If you would rather take care of this step manually, then enter 8 random characters.</w:delText>
        </w:r>
      </w:del>
    </w:p>
    <w:p w14:paraId="542AD206" w14:textId="22B0AF11" w:rsidR="0092429E" w:rsidDel="002F41CC" w:rsidRDefault="0092429E">
      <w:pPr>
        <w:pStyle w:val="NoSpacing"/>
        <w:rPr>
          <w:del w:id="547" w:author="Danni Liu" w:date="2020-06-16T09:02:00Z"/>
          <w:rFonts w:ascii="Verdana" w:eastAsia="Times New Roman" w:hAnsi="Verdana" w:cs="Times New Roman"/>
          <w:color w:val="000000"/>
          <w:sz w:val="20"/>
          <w:szCs w:val="20"/>
        </w:rPr>
        <w:pPrChange w:id="548" w:author="Danni Liu" w:date="2020-06-16T09:02:00Z">
          <w:pPr>
            <w:pStyle w:val="ListParagraph"/>
            <w:numPr>
              <w:ilvl w:val="1"/>
              <w:numId w:val="15"/>
            </w:numPr>
            <w:spacing w:after="0" w:line="240" w:lineRule="auto"/>
            <w:ind w:left="1440" w:hanging="360"/>
          </w:pPr>
        </w:pPrChange>
      </w:pPr>
      <w:del w:id="549" w:author="Danni Liu" w:date="2020-06-16T09:02:00Z">
        <w:r w:rsidDel="002F41CC">
          <w:rPr>
            <w:rFonts w:ascii="Verdana" w:eastAsia="Times New Roman" w:hAnsi="Verdana" w:cs="Times New Roman"/>
            <w:color w:val="000000"/>
            <w:sz w:val="20"/>
            <w:szCs w:val="20"/>
          </w:rPr>
          <w:delText>The desktop shortcut to JbossStart.bat is created.</w:delText>
        </w:r>
      </w:del>
    </w:p>
    <w:p w14:paraId="09C8005B" w14:textId="591AE833" w:rsidR="0092429E" w:rsidDel="002F41CC" w:rsidRDefault="00640553">
      <w:pPr>
        <w:pStyle w:val="NoSpacing"/>
        <w:rPr>
          <w:del w:id="550" w:author="Danni Liu" w:date="2020-06-16T09:02:00Z"/>
          <w:rFonts w:ascii="Verdana" w:eastAsia="Times New Roman" w:hAnsi="Verdana" w:cs="Times New Roman"/>
          <w:color w:val="000000"/>
          <w:sz w:val="20"/>
          <w:szCs w:val="20"/>
        </w:rPr>
        <w:pPrChange w:id="551" w:author="Danni Liu" w:date="2020-06-16T09:02:00Z">
          <w:pPr>
            <w:pStyle w:val="ListParagraph"/>
            <w:numPr>
              <w:ilvl w:val="1"/>
              <w:numId w:val="15"/>
            </w:numPr>
            <w:spacing w:after="0" w:line="240" w:lineRule="auto"/>
            <w:ind w:left="1440" w:hanging="360"/>
          </w:pPr>
        </w:pPrChange>
      </w:pPr>
      <w:del w:id="552" w:author="Danni Liu" w:date="2020-06-16T09:02:00Z">
        <w:r w:rsidDel="002F41CC">
          <w:rPr>
            <w:rFonts w:ascii="Verdana" w:eastAsia="Times New Roman" w:hAnsi="Verdana" w:cs="Times New Roman"/>
            <w:color w:val="000000"/>
            <w:sz w:val="20"/>
            <w:szCs w:val="20"/>
          </w:rPr>
          <w:delText>If Eclipse is not installed</w:delText>
        </w:r>
        <w:r w:rsidR="003426F2" w:rsidDel="002F41CC">
          <w:rPr>
            <w:rFonts w:ascii="Verdana" w:eastAsia="Times New Roman" w:hAnsi="Verdana" w:cs="Times New Roman"/>
            <w:color w:val="000000"/>
            <w:sz w:val="20"/>
            <w:szCs w:val="20"/>
          </w:rPr>
          <w:delText xml:space="preserve">, </w:delText>
        </w:r>
        <w:r w:rsidDel="002F41CC">
          <w:rPr>
            <w:rFonts w:ascii="Verdana" w:eastAsia="Times New Roman" w:hAnsi="Verdana" w:cs="Times New Roman"/>
            <w:color w:val="000000"/>
            <w:sz w:val="20"/>
            <w:szCs w:val="20"/>
          </w:rPr>
          <w:delText>then it is.</w:delText>
        </w:r>
      </w:del>
    </w:p>
    <w:p w14:paraId="58C2642C" w14:textId="04BF3978" w:rsidR="00640553" w:rsidDel="002F41CC" w:rsidRDefault="00640553">
      <w:pPr>
        <w:pStyle w:val="NoSpacing"/>
        <w:rPr>
          <w:del w:id="553" w:author="Danni Liu" w:date="2020-06-16T09:02:00Z"/>
          <w:rFonts w:ascii="Verdana" w:eastAsia="Times New Roman" w:hAnsi="Verdana" w:cs="Times New Roman"/>
          <w:color w:val="000000"/>
          <w:sz w:val="20"/>
          <w:szCs w:val="20"/>
        </w:rPr>
        <w:pPrChange w:id="554" w:author="Danni Liu" w:date="2020-06-16T09:02:00Z">
          <w:pPr>
            <w:pStyle w:val="ListParagraph"/>
            <w:numPr>
              <w:ilvl w:val="1"/>
              <w:numId w:val="15"/>
            </w:numPr>
            <w:spacing w:after="0" w:line="240" w:lineRule="auto"/>
            <w:ind w:left="1440" w:hanging="360"/>
          </w:pPr>
        </w:pPrChange>
      </w:pPr>
      <w:del w:id="555" w:author="Danni Liu" w:date="2020-06-16T09:02:00Z">
        <w:r w:rsidDel="002F41CC">
          <w:rPr>
            <w:rFonts w:ascii="Verdana" w:eastAsia="Times New Roman" w:hAnsi="Verdana" w:cs="Times New Roman"/>
            <w:color w:val="000000"/>
            <w:sz w:val="20"/>
            <w:szCs w:val="20"/>
          </w:rPr>
          <w:delText>Oracle Commerce Control Center</w:delText>
        </w:r>
        <w:r w:rsidR="003426F2" w:rsidDel="002F41CC">
          <w:rPr>
            <w:rFonts w:ascii="Verdana" w:eastAsia="Times New Roman" w:hAnsi="Verdana" w:cs="Times New Roman"/>
            <w:color w:val="000000"/>
            <w:sz w:val="20"/>
            <w:szCs w:val="20"/>
          </w:rPr>
          <w:delText xml:space="preserve"> </w:delText>
        </w:r>
        <w:r w:rsidDel="002F41CC">
          <w:rPr>
            <w:rFonts w:ascii="Verdana" w:eastAsia="Times New Roman" w:hAnsi="Verdana" w:cs="Times New Roman"/>
            <w:color w:val="000000"/>
            <w:sz w:val="20"/>
            <w:szCs w:val="20"/>
          </w:rPr>
          <w:delText>(ACC11.3.2) is installed.</w:delText>
        </w:r>
      </w:del>
    </w:p>
    <w:p w14:paraId="3489BFE8" w14:textId="488753DD" w:rsidR="00640553" w:rsidDel="002F41CC" w:rsidRDefault="00400407">
      <w:pPr>
        <w:pStyle w:val="NoSpacing"/>
        <w:rPr>
          <w:del w:id="556" w:author="Danni Liu" w:date="2020-06-16T09:02:00Z"/>
          <w:rFonts w:ascii="Verdana" w:eastAsia="Times New Roman" w:hAnsi="Verdana" w:cs="Times New Roman"/>
          <w:color w:val="000000"/>
          <w:sz w:val="20"/>
          <w:szCs w:val="20"/>
        </w:rPr>
        <w:pPrChange w:id="557" w:author="Danni Liu" w:date="2020-06-16T09:02:00Z">
          <w:pPr>
            <w:pStyle w:val="ListParagraph"/>
            <w:numPr>
              <w:ilvl w:val="1"/>
              <w:numId w:val="15"/>
            </w:numPr>
            <w:spacing w:after="0" w:line="240" w:lineRule="auto"/>
            <w:ind w:left="1440" w:hanging="360"/>
          </w:pPr>
        </w:pPrChange>
      </w:pPr>
      <w:del w:id="558" w:author="Danni Liu" w:date="2020-06-16T09:02:00Z">
        <w:r w:rsidDel="002F41CC">
          <w:rPr>
            <w:rFonts w:ascii="Verdana" w:eastAsia="Times New Roman" w:hAnsi="Verdana" w:cs="Times New Roman"/>
            <w:color w:val="000000"/>
            <w:sz w:val="20"/>
            <w:szCs w:val="20"/>
          </w:rPr>
          <w:delText xml:space="preserve">The </w:delText>
        </w:r>
        <w:r w:rsidRPr="00400407" w:rsidDel="002F41CC">
          <w:rPr>
            <w:rFonts w:ascii="Verdana" w:eastAsia="Times New Roman" w:hAnsi="Verdana" w:cs="Times New Roman"/>
            <w:color w:val="000000"/>
            <w:sz w:val="20"/>
            <w:szCs w:val="20"/>
          </w:rPr>
          <w:delText xml:space="preserve">ExtendedJhtmlPageProcessor.properties </w:delText>
        </w:r>
        <w:r w:rsidDel="002F41CC">
          <w:rPr>
            <w:rFonts w:ascii="Verdana" w:eastAsia="Times New Roman" w:hAnsi="Verdana" w:cs="Times New Roman"/>
            <w:color w:val="000000"/>
            <w:sz w:val="20"/>
            <w:szCs w:val="20"/>
          </w:rPr>
          <w:delText xml:space="preserve">is copied into </w:delText>
        </w:r>
        <w:r w:rsidRPr="00400407" w:rsidDel="002F41CC">
          <w:rPr>
            <w:rFonts w:ascii="Verdana" w:eastAsia="Times New Roman" w:hAnsi="Verdana" w:cs="Times New Roman"/>
            <w:color w:val="000000"/>
            <w:sz w:val="20"/>
            <w:szCs w:val="20"/>
          </w:rPr>
          <w:delText>C:\ATG\ATG11.3.2\home\localconfig\atg\dynamo\servlet\pagecompile\</w:delText>
        </w:r>
      </w:del>
    </w:p>
    <w:p w14:paraId="2393EB8B" w14:textId="65D2EEC9" w:rsidR="00400407" w:rsidDel="002F41CC" w:rsidRDefault="00400407">
      <w:pPr>
        <w:pStyle w:val="NoSpacing"/>
        <w:rPr>
          <w:del w:id="559" w:author="Danni Liu" w:date="2020-06-16T09:02:00Z"/>
          <w:rFonts w:ascii="Verdana" w:eastAsia="Times New Roman" w:hAnsi="Verdana" w:cs="Times New Roman"/>
          <w:color w:val="000000"/>
          <w:sz w:val="20"/>
          <w:szCs w:val="20"/>
        </w:rPr>
        <w:pPrChange w:id="560" w:author="Danni Liu" w:date="2020-06-16T09:02:00Z">
          <w:pPr>
            <w:pStyle w:val="ListParagraph"/>
            <w:numPr>
              <w:ilvl w:val="1"/>
              <w:numId w:val="15"/>
            </w:numPr>
            <w:spacing w:after="0" w:line="240" w:lineRule="auto"/>
            <w:ind w:left="1440" w:hanging="360"/>
          </w:pPr>
        </w:pPrChange>
      </w:pPr>
      <w:del w:id="561" w:author="Danni Liu" w:date="2020-06-16T09:02:00Z">
        <w:r w:rsidDel="002F41CC">
          <w:rPr>
            <w:rFonts w:ascii="Verdana" w:eastAsia="Times New Roman" w:hAnsi="Verdana" w:cs="Times New Roman"/>
            <w:color w:val="000000"/>
            <w:sz w:val="20"/>
            <w:szCs w:val="20"/>
          </w:rPr>
          <w:delText>64 bit S</w:delText>
        </w:r>
        <w:r w:rsidRPr="00400407" w:rsidDel="002F41CC">
          <w:rPr>
            <w:rFonts w:ascii="Verdana" w:eastAsia="Times New Roman" w:hAnsi="Verdana" w:cs="Times New Roman"/>
            <w:color w:val="000000"/>
            <w:sz w:val="20"/>
            <w:szCs w:val="20"/>
          </w:rPr>
          <w:delText>qldeveloper</w:delText>
        </w:r>
        <w:r w:rsidDel="002F41CC">
          <w:rPr>
            <w:rFonts w:ascii="Verdana" w:eastAsia="Times New Roman" w:hAnsi="Verdana" w:cs="Times New Roman"/>
            <w:color w:val="000000"/>
            <w:sz w:val="20"/>
            <w:szCs w:val="20"/>
          </w:rPr>
          <w:delText xml:space="preserve"> version </w:delText>
        </w:r>
        <w:r w:rsidRPr="00400407" w:rsidDel="002F41CC">
          <w:rPr>
            <w:rFonts w:ascii="Verdana" w:eastAsia="Times New Roman" w:hAnsi="Verdana" w:cs="Times New Roman"/>
            <w:color w:val="000000"/>
            <w:sz w:val="20"/>
            <w:szCs w:val="20"/>
          </w:rPr>
          <w:delText>17.4.1.054.0712</w:delText>
        </w:r>
        <w:r w:rsidDel="002F41CC">
          <w:rPr>
            <w:rFonts w:ascii="Verdana" w:eastAsia="Times New Roman" w:hAnsi="Verdana" w:cs="Times New Roman"/>
            <w:color w:val="000000"/>
            <w:sz w:val="20"/>
            <w:szCs w:val="20"/>
          </w:rPr>
          <w:delText xml:space="preserve"> is installed if there is not any other version</w:delText>
        </w:r>
      </w:del>
    </w:p>
    <w:p w14:paraId="7CBFF92D" w14:textId="1C00EC4E" w:rsidR="00400407" w:rsidDel="002F41CC" w:rsidRDefault="00400407">
      <w:pPr>
        <w:pStyle w:val="NoSpacing"/>
        <w:rPr>
          <w:del w:id="562" w:author="Danni Liu" w:date="2020-06-16T09:02:00Z"/>
          <w:rFonts w:ascii="Verdana" w:eastAsia="Times New Roman" w:hAnsi="Verdana" w:cs="Times New Roman"/>
          <w:color w:val="000000"/>
          <w:sz w:val="20"/>
          <w:szCs w:val="20"/>
        </w:rPr>
        <w:pPrChange w:id="563" w:author="Danni Liu" w:date="2020-06-16T09:02:00Z">
          <w:pPr>
            <w:pStyle w:val="ListParagraph"/>
            <w:numPr>
              <w:numId w:val="15"/>
            </w:numPr>
            <w:spacing w:after="0" w:line="240" w:lineRule="auto"/>
            <w:ind w:hanging="360"/>
          </w:pPr>
        </w:pPrChange>
      </w:pPr>
      <w:del w:id="564" w:author="Danni Liu" w:date="2020-06-16T09:02:00Z">
        <w:r w:rsidDel="002F41CC">
          <w:rPr>
            <w:rFonts w:ascii="Verdana" w:eastAsia="Times New Roman" w:hAnsi="Verdana" w:cs="Times New Roman"/>
            <w:color w:val="000000"/>
            <w:sz w:val="20"/>
            <w:szCs w:val="20"/>
          </w:rPr>
          <w:delText>That completes the automated setup</w:delText>
        </w:r>
        <w:r w:rsidR="003426F2" w:rsidDel="002F41CC">
          <w:rPr>
            <w:rFonts w:ascii="Verdana" w:eastAsia="Times New Roman" w:hAnsi="Verdana" w:cs="Times New Roman"/>
            <w:color w:val="000000"/>
            <w:sz w:val="20"/>
            <w:szCs w:val="20"/>
          </w:rPr>
          <w:delText>.</w:delText>
        </w:r>
      </w:del>
    </w:p>
    <w:p w14:paraId="6BC730B3" w14:textId="6A762248" w:rsidR="003426F2" w:rsidDel="002F41CC" w:rsidRDefault="003426F2">
      <w:pPr>
        <w:pStyle w:val="NoSpacing"/>
        <w:rPr>
          <w:del w:id="565" w:author="Danni Liu" w:date="2020-06-16T09:02:00Z"/>
          <w:rFonts w:ascii="Verdana" w:eastAsia="Times New Roman" w:hAnsi="Verdana" w:cs="Times New Roman"/>
          <w:color w:val="000000"/>
          <w:sz w:val="20"/>
          <w:szCs w:val="20"/>
        </w:rPr>
        <w:pPrChange w:id="566" w:author="Danni Liu" w:date="2020-06-16T09:02:00Z">
          <w:pPr>
            <w:spacing w:after="0" w:line="240" w:lineRule="auto"/>
            <w:ind w:left="360"/>
          </w:pPr>
        </w:pPrChange>
      </w:pPr>
    </w:p>
    <w:p w14:paraId="53A43EE2" w14:textId="2553BD95" w:rsidR="003426F2" w:rsidRPr="0089126E" w:rsidRDefault="003426F2">
      <w:pPr>
        <w:pStyle w:val="NoSpacing"/>
        <w:rPr>
          <w:rFonts w:ascii="Verdana" w:eastAsia="Times New Roman" w:hAnsi="Verdana" w:cs="Times New Roman"/>
          <w:color w:val="000000"/>
          <w:sz w:val="20"/>
          <w:szCs w:val="20"/>
        </w:rPr>
        <w:pPrChange w:id="567" w:author="Danni Liu" w:date="2020-06-16T09:02:00Z">
          <w:pPr>
            <w:spacing w:after="0" w:line="240" w:lineRule="auto"/>
            <w:ind w:left="360"/>
          </w:pPr>
        </w:pPrChange>
      </w:pPr>
      <w:del w:id="568" w:author="Danni Liu" w:date="2020-06-16T09:02:00Z">
        <w:r w:rsidDel="002F41CC">
          <w:rPr>
            <w:rFonts w:ascii="Verdana" w:eastAsia="Times New Roman" w:hAnsi="Verdana" w:cs="Times New Roman"/>
            <w:color w:val="000000"/>
            <w:sz w:val="20"/>
            <w:szCs w:val="20"/>
          </w:rPr>
          <w:delText>At this point you will be at step 27 of the old installation guide and should configure Eclipse and build the release.  This is approximately section 11 of this version of the installation guide.</w:delText>
        </w:r>
      </w:del>
    </w:p>
    <w:p w14:paraId="5F0D47AE" w14:textId="77777777" w:rsidR="00400407" w:rsidRPr="0089126E" w:rsidRDefault="00400407">
      <w:pPr>
        <w:spacing w:after="0" w:line="240" w:lineRule="auto"/>
        <w:rPr>
          <w:rFonts w:ascii="Verdana" w:eastAsia="Times New Roman" w:hAnsi="Verdana" w:cs="Times New Roman"/>
          <w:color w:val="000000"/>
          <w:sz w:val="20"/>
          <w:szCs w:val="20"/>
        </w:rPr>
      </w:pPr>
    </w:p>
    <w:p w14:paraId="1B83C76A" w14:textId="77777777" w:rsidR="003426F2" w:rsidDel="002F41CC" w:rsidRDefault="003426F2">
      <w:pPr>
        <w:rPr>
          <w:del w:id="569" w:author="Danni Liu" w:date="2020-06-16T09:03:00Z"/>
        </w:rPr>
      </w:pPr>
      <w:del w:id="570" w:author="Danni Liu" w:date="2020-06-16T09:03:00Z">
        <w:r w:rsidDel="002F41CC">
          <w:br w:type="page"/>
        </w:r>
      </w:del>
    </w:p>
    <w:p w14:paraId="2985E1E2" w14:textId="77777777" w:rsidR="00C22E93" w:rsidRPr="0089126E" w:rsidRDefault="00C22E93" w:rsidP="0089126E"/>
    <w:p w14:paraId="103773AC" w14:textId="6E8CBDF9" w:rsidR="00F666D7" w:rsidRPr="009B1350" w:rsidRDefault="000B4FD0" w:rsidP="009B1350">
      <w:pPr>
        <w:pStyle w:val="Heading2"/>
      </w:pPr>
      <w:bookmarkStart w:id="571" w:name="_Toc40807545"/>
      <w:del w:id="572" w:author="Danni Liu" w:date="2020-06-16T09:03:00Z">
        <w:r w:rsidDel="002F41CC">
          <w:delText>Software’s Download Path</w:delText>
        </w:r>
      </w:del>
      <w:bookmarkEnd w:id="571"/>
      <w:ins w:id="573" w:author="Danni Liu" w:date="2020-09-02T20:28:00Z">
        <w:r w:rsidR="00381689" w:rsidRPr="00381689">
          <w:t xml:space="preserve"> </w:t>
        </w:r>
        <w:proofErr w:type="spellStart"/>
        <w:r w:rsidR="00381689" w:rsidRPr="00381689">
          <w:t>CourseRa</w:t>
        </w:r>
        <w:proofErr w:type="spellEnd"/>
        <w:r w:rsidR="00381689" w:rsidRPr="00381689">
          <w:t>: Rice: Java Specialization</w:t>
        </w:r>
      </w:ins>
    </w:p>
    <w:p w14:paraId="3A5D356C" w14:textId="53098733" w:rsidR="00D67AFA" w:rsidDel="002F41CC" w:rsidRDefault="00D67AFA">
      <w:pPr>
        <w:spacing w:after="0"/>
        <w:rPr>
          <w:del w:id="574" w:author="Danni Liu" w:date="2020-06-16T09:03:00Z"/>
          <w:rFonts w:cstheme="minorHAnsi"/>
          <w:color w:val="000000" w:themeColor="text1"/>
          <w:sz w:val="24"/>
          <w:szCs w:val="24"/>
        </w:rPr>
        <w:pPrChange w:id="575" w:author="Danni Liu" w:date="2020-07-09T21:28:00Z">
          <w:pPr>
            <w:spacing w:after="0"/>
            <w:ind w:left="720"/>
          </w:pPr>
        </w:pPrChange>
      </w:pPr>
      <w:del w:id="576" w:author="Danni Liu" w:date="2020-07-09T21:28:00Z">
        <w:r w:rsidDel="009B2212">
          <w:rPr>
            <w:rFonts w:cstheme="minorHAnsi"/>
            <w:color w:val="000000" w:themeColor="text1"/>
            <w:sz w:val="24"/>
            <w:szCs w:val="24"/>
          </w:rPr>
          <w:delText xml:space="preserve">Find the latest versions of ATG, JBOSS, and JAVA software for this guide on the Premier Systems Dev </w:delText>
        </w:r>
      </w:del>
      <w:del w:id="577" w:author="Danni Liu" w:date="2020-06-16T09:03:00Z">
        <w:r w:rsidDel="002F41CC">
          <w:rPr>
            <w:rFonts w:cstheme="minorHAnsi"/>
            <w:color w:val="000000" w:themeColor="text1"/>
            <w:sz w:val="24"/>
            <w:szCs w:val="24"/>
          </w:rPr>
          <w:delText xml:space="preserve">and PODS tspace Community </w:delText>
        </w:r>
      </w:del>
    </w:p>
    <w:p w14:paraId="24D742F5" w14:textId="6E774414" w:rsidR="00D67AFA" w:rsidDel="002F41CC" w:rsidRDefault="00D67AFA">
      <w:pPr>
        <w:spacing w:after="0"/>
        <w:rPr>
          <w:del w:id="578" w:author="Danni Liu" w:date="2020-06-16T09:03:00Z"/>
          <w:rFonts w:cstheme="minorHAnsi"/>
          <w:color w:val="000000" w:themeColor="text1"/>
          <w:sz w:val="24"/>
          <w:szCs w:val="24"/>
        </w:rPr>
        <w:pPrChange w:id="579" w:author="Danni Liu" w:date="2020-07-09T21:28:00Z">
          <w:pPr>
            <w:spacing w:after="0"/>
            <w:ind w:left="720"/>
          </w:pPr>
        </w:pPrChange>
      </w:pPr>
    </w:p>
    <w:p w14:paraId="713078DC" w14:textId="08750701" w:rsidR="00D67AFA" w:rsidDel="002F41CC" w:rsidRDefault="00C529A7">
      <w:pPr>
        <w:spacing w:after="0"/>
        <w:rPr>
          <w:del w:id="580" w:author="Danni Liu" w:date="2020-06-16T09:03:00Z"/>
          <w:rFonts w:cstheme="minorHAnsi"/>
          <w:color w:val="000000" w:themeColor="text1"/>
          <w:sz w:val="24"/>
          <w:szCs w:val="24"/>
        </w:rPr>
        <w:pPrChange w:id="581" w:author="Danni Liu" w:date="2020-07-09T21:28:00Z">
          <w:pPr>
            <w:spacing w:after="0"/>
            <w:ind w:left="720"/>
          </w:pPr>
        </w:pPrChange>
      </w:pPr>
      <w:del w:id="582" w:author="Danni Liu" w:date="2020-06-16T09:03:00Z">
        <w:r w:rsidDel="002F41CC">
          <w:fldChar w:fldCharType="begin"/>
        </w:r>
        <w:r w:rsidDel="002F41CC">
          <w:delInstrText xml:space="preserve"> HYPERLINK "https://tspace.web.att.com/communities/service/html/communityoverview?communityUuid=8b051c3e-f52d-4071-905f-eee218a9097f" \l "fullpageWidgetId=W2c6700aa1ac7_44cf_a067_de2a117c0017&amp;folder=6bd06887-568c-4034-8af0-de3eda12098b" </w:delInstrText>
        </w:r>
        <w:r w:rsidDel="002F41CC">
          <w:fldChar w:fldCharType="separate"/>
        </w:r>
        <w:r w:rsidR="00D67AFA" w:rsidDel="002F41CC">
          <w:rPr>
            <w:rStyle w:val="Hyperlink"/>
          </w:rPr>
          <w:delText>https://tspace.web.att.com/communities/service/html/communityoverview?communityUuid=8b051c3e-f52d-4071-905f-eee218a9097f#fullpageWidgetId=W2c6700aa1ac7_44cf_a067_de2a117c0017&amp;folder=6bd06887-568c-4034-8af0-de3eda12098b</w:delText>
        </w:r>
        <w:r w:rsidDel="002F41CC">
          <w:rPr>
            <w:rStyle w:val="Hyperlink"/>
          </w:rPr>
          <w:fldChar w:fldCharType="end"/>
        </w:r>
      </w:del>
    </w:p>
    <w:p w14:paraId="6B99712D" w14:textId="0C9A551C" w:rsidR="00D67AFA" w:rsidDel="002F41CC" w:rsidRDefault="00D67AFA">
      <w:pPr>
        <w:spacing w:after="0"/>
        <w:rPr>
          <w:del w:id="583" w:author="Danni Liu" w:date="2020-06-16T09:03:00Z"/>
          <w:rFonts w:cstheme="minorHAnsi"/>
          <w:color w:val="000000" w:themeColor="text1"/>
          <w:sz w:val="24"/>
          <w:szCs w:val="24"/>
        </w:rPr>
        <w:pPrChange w:id="584" w:author="Danni Liu" w:date="2020-07-09T21:28:00Z">
          <w:pPr>
            <w:spacing w:after="0"/>
            <w:ind w:left="720"/>
          </w:pPr>
        </w:pPrChange>
      </w:pPr>
    </w:p>
    <w:p w14:paraId="7897C2DB" w14:textId="30946138" w:rsidR="00D67AFA" w:rsidDel="002F41CC" w:rsidRDefault="00643C0F">
      <w:pPr>
        <w:spacing w:after="0"/>
        <w:rPr>
          <w:del w:id="585" w:author="Danni Liu" w:date="2020-06-16T09:03:00Z"/>
          <w:rFonts w:cstheme="minorHAnsi"/>
          <w:color w:val="000000" w:themeColor="text1"/>
          <w:sz w:val="24"/>
          <w:szCs w:val="24"/>
        </w:rPr>
        <w:pPrChange w:id="586" w:author="Danni Liu" w:date="2020-07-09T21:28:00Z">
          <w:pPr>
            <w:spacing w:after="0"/>
            <w:ind w:left="720"/>
          </w:pPr>
        </w:pPrChange>
      </w:pPr>
      <w:del w:id="587" w:author="Danni Liu" w:date="2020-06-16T09:03:00Z">
        <w:r w:rsidDel="002F41CC">
          <w:rPr>
            <w:rFonts w:cstheme="minorHAnsi"/>
            <w:color w:val="000000" w:themeColor="text1"/>
            <w:sz w:val="24"/>
            <w:szCs w:val="24"/>
          </w:rPr>
          <w:delText>It’s an open community.  To join,</w:delText>
        </w:r>
        <w:r w:rsidR="00D67AFA" w:rsidDel="002F41CC">
          <w:rPr>
            <w:rFonts w:cstheme="minorHAnsi"/>
            <w:color w:val="000000" w:themeColor="text1"/>
            <w:sz w:val="24"/>
            <w:szCs w:val="24"/>
          </w:rPr>
          <w:delText xml:space="preserve"> click the link to join the community on the top right of window</w:delText>
        </w:r>
      </w:del>
    </w:p>
    <w:p w14:paraId="711B40F8" w14:textId="6C907DD1" w:rsidR="00D67AFA" w:rsidDel="002F41CC" w:rsidRDefault="00D67AFA">
      <w:pPr>
        <w:spacing w:after="0"/>
        <w:rPr>
          <w:del w:id="588" w:author="Danni Liu" w:date="2020-06-16T09:03:00Z"/>
          <w:rFonts w:cstheme="minorHAnsi"/>
          <w:color w:val="000000" w:themeColor="text1"/>
          <w:sz w:val="24"/>
          <w:szCs w:val="24"/>
        </w:rPr>
        <w:pPrChange w:id="589" w:author="Danni Liu" w:date="2020-07-09T21:28:00Z">
          <w:pPr>
            <w:spacing w:after="0"/>
            <w:ind w:left="720"/>
          </w:pPr>
        </w:pPrChange>
      </w:pPr>
      <w:del w:id="590" w:author="Danni Liu" w:date="2020-06-16T09:03:00Z">
        <w:r w:rsidDel="002F41CC">
          <w:rPr>
            <w:noProof/>
          </w:rPr>
          <w:drawing>
            <wp:inline distT="0" distB="0" distL="0" distR="0" wp14:anchorId="3C59B42C" wp14:editId="5861DC0B">
              <wp:extent cx="3057525" cy="790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7525" cy="790575"/>
                      </a:xfrm>
                      <a:prstGeom prst="rect">
                        <a:avLst/>
                      </a:prstGeom>
                    </pic:spPr>
                  </pic:pic>
                </a:graphicData>
              </a:graphic>
            </wp:inline>
          </w:drawing>
        </w:r>
      </w:del>
    </w:p>
    <w:p w14:paraId="3D985C36" w14:textId="7E37B8BA" w:rsidR="00D67AFA" w:rsidDel="002F41CC" w:rsidRDefault="00D67AFA">
      <w:pPr>
        <w:spacing w:after="0"/>
        <w:rPr>
          <w:del w:id="591" w:author="Danni Liu" w:date="2020-06-16T09:03:00Z"/>
          <w:rFonts w:cstheme="minorHAnsi"/>
          <w:color w:val="000000" w:themeColor="text1"/>
          <w:sz w:val="24"/>
          <w:szCs w:val="24"/>
        </w:rPr>
        <w:pPrChange w:id="592" w:author="Danni Liu" w:date="2020-07-09T21:28:00Z">
          <w:pPr>
            <w:spacing w:after="0"/>
            <w:ind w:left="720"/>
          </w:pPr>
        </w:pPrChange>
      </w:pPr>
    </w:p>
    <w:p w14:paraId="19164FAC" w14:textId="3AB6B6E0" w:rsidR="00D67AFA" w:rsidDel="002F41CC" w:rsidRDefault="00D67AFA">
      <w:pPr>
        <w:spacing w:after="0"/>
        <w:rPr>
          <w:del w:id="593" w:author="Danni Liu" w:date="2020-06-16T09:03:00Z"/>
          <w:rFonts w:cstheme="minorHAnsi"/>
          <w:color w:val="000000" w:themeColor="text1"/>
          <w:sz w:val="24"/>
          <w:szCs w:val="24"/>
        </w:rPr>
        <w:pPrChange w:id="594" w:author="Danni Liu" w:date="2020-07-09T21:28:00Z">
          <w:pPr>
            <w:spacing w:after="0"/>
            <w:ind w:left="720"/>
          </w:pPr>
        </w:pPrChange>
      </w:pPr>
    </w:p>
    <w:p w14:paraId="07FB3AFA" w14:textId="37E333CD" w:rsidR="00F666D7" w:rsidRPr="0058550D" w:rsidDel="002F41CC" w:rsidRDefault="00D67AFA">
      <w:pPr>
        <w:spacing w:after="0"/>
        <w:rPr>
          <w:del w:id="595" w:author="Danni Liu" w:date="2020-06-16T09:03:00Z"/>
          <w:rFonts w:cstheme="minorHAnsi"/>
          <w:color w:val="000000" w:themeColor="text1"/>
          <w:sz w:val="24"/>
          <w:szCs w:val="24"/>
        </w:rPr>
        <w:pPrChange w:id="596" w:author="Danni Liu" w:date="2020-07-09T21:28:00Z">
          <w:pPr>
            <w:spacing w:after="0"/>
            <w:ind w:left="720"/>
          </w:pPr>
        </w:pPrChange>
      </w:pPr>
      <w:del w:id="597" w:author="Danni Liu" w:date="2020-06-16T09:03:00Z">
        <w:r w:rsidDel="002F41CC">
          <w:rPr>
            <w:rFonts w:cstheme="minorHAnsi"/>
            <w:color w:val="000000" w:themeColor="text1"/>
            <w:sz w:val="24"/>
            <w:szCs w:val="24"/>
          </w:rPr>
          <w:delText>For old versions of ATG and JBOSS, as well as Eclipse and maven, the GIT</w:delText>
        </w:r>
        <w:r w:rsidR="00997B60" w:rsidDel="002F41CC">
          <w:rPr>
            <w:rFonts w:cstheme="minorHAnsi"/>
            <w:color w:val="000000" w:themeColor="text1"/>
            <w:sz w:val="24"/>
            <w:szCs w:val="24"/>
          </w:rPr>
          <w:delText xml:space="preserve"> Copies are also </w:delText>
        </w:r>
        <w:r w:rsidR="00F666D7" w:rsidDel="002F41CC">
          <w:rPr>
            <w:rFonts w:cstheme="minorHAnsi"/>
            <w:color w:val="000000" w:themeColor="text1"/>
            <w:sz w:val="24"/>
            <w:szCs w:val="24"/>
          </w:rPr>
          <w:delText>available under below SVN path,</w:delText>
        </w:r>
      </w:del>
    </w:p>
    <w:p w14:paraId="4C1232DB" w14:textId="1768C5D9" w:rsidR="00F666D7" w:rsidDel="00381689" w:rsidRDefault="00F666D7">
      <w:pPr>
        <w:spacing w:after="0"/>
        <w:rPr>
          <w:del w:id="598" w:author="Danni Liu" w:date="2020-09-02T20:29:00Z"/>
          <w:rFonts w:cstheme="minorHAnsi"/>
          <w:color w:val="5B9BD5" w:themeColor="accent1"/>
          <w:sz w:val="28"/>
          <w:szCs w:val="28"/>
          <w:u w:val="single"/>
        </w:rPr>
      </w:pPr>
      <w:del w:id="599" w:author="Danni Liu" w:date="2020-06-16T09:03:00Z">
        <w:r w:rsidDel="002F41CC">
          <w:rPr>
            <w:rFonts w:cstheme="minorHAnsi"/>
            <w:color w:val="000000" w:themeColor="text1"/>
            <w:sz w:val="24"/>
            <w:szCs w:val="24"/>
          </w:rPr>
          <w:delText xml:space="preserve">              </w:delText>
        </w:r>
        <w:r w:rsidR="00C529A7" w:rsidDel="002F41CC">
          <w:fldChar w:fldCharType="begin"/>
        </w:r>
        <w:r w:rsidR="00C529A7" w:rsidDel="002F41CC">
          <w:delInstrText xml:space="preserve"> HYPERLINK "https://codecloud.web.att.com/projects/ST_PREMIER/repos/premier_softwares/browse" </w:delInstrText>
        </w:r>
        <w:r w:rsidR="00C529A7" w:rsidDel="002F41CC">
          <w:fldChar w:fldCharType="separate"/>
        </w:r>
        <w:r w:rsidR="009B1350" w:rsidDel="002F41CC">
          <w:rPr>
            <w:rStyle w:val="Hyperlink"/>
          </w:rPr>
          <w:delText>https://codecloud.web.att.com/projects/ST_PREMIER/repos/premier_softwares/browse</w:delText>
        </w:r>
        <w:r w:rsidR="00C529A7" w:rsidDel="002F41CC">
          <w:rPr>
            <w:rStyle w:val="Hyperlink"/>
          </w:rPr>
          <w:fldChar w:fldCharType="end"/>
        </w:r>
      </w:del>
    </w:p>
    <w:p w14:paraId="7135D193" w14:textId="189CB15B" w:rsidR="00997B60" w:rsidRDefault="009B1350">
      <w:pPr>
        <w:spacing w:after="0"/>
        <w:rPr>
          <w:rFonts w:cstheme="minorHAnsi"/>
          <w:color w:val="5B9BD5" w:themeColor="accent1"/>
          <w:sz w:val="28"/>
          <w:szCs w:val="28"/>
          <w:u w:val="single"/>
        </w:rPr>
        <w:pPrChange w:id="600" w:author="Danni Liu" w:date="2020-09-02T20:29:00Z">
          <w:pPr>
            <w:ind w:left="1440"/>
          </w:pPr>
        </w:pPrChange>
      </w:pPr>
      <w:del w:id="601" w:author="Danni Liu" w:date="2020-06-16T09:02:00Z">
        <w:r w:rsidDel="002F41CC">
          <w:rPr>
            <w:noProof/>
          </w:rPr>
          <w:drawing>
            <wp:inline distT="0" distB="0" distL="0" distR="0" wp14:anchorId="3D436697" wp14:editId="4E4CBAB0">
              <wp:extent cx="3495675" cy="4495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5675" cy="4495800"/>
                      </a:xfrm>
                      <a:prstGeom prst="rect">
                        <a:avLst/>
                      </a:prstGeom>
                    </pic:spPr>
                  </pic:pic>
                </a:graphicData>
              </a:graphic>
            </wp:inline>
          </w:drawing>
        </w:r>
      </w:del>
    </w:p>
    <w:p w14:paraId="3E6D61AE" w14:textId="0F77E9C5" w:rsidR="002F41CC" w:rsidRDefault="00381689" w:rsidP="002F41CC">
      <w:pPr>
        <w:pStyle w:val="Heading2"/>
        <w:rPr>
          <w:ins w:id="602" w:author="Danni Liu" w:date="2020-09-02T20:31:00Z"/>
        </w:rPr>
      </w:pPr>
      <w:ins w:id="603" w:author="Danni Liu" w:date="2020-09-02T20:31:00Z">
        <w:r>
          <w:t>Udemy classes</w:t>
        </w:r>
      </w:ins>
    </w:p>
    <w:p w14:paraId="0D7EACE1" w14:textId="77777777" w:rsidR="00381689" w:rsidRPr="00381689" w:rsidRDefault="00381689">
      <w:pPr>
        <w:numPr>
          <w:ilvl w:val="0"/>
          <w:numId w:val="64"/>
        </w:numPr>
        <w:spacing w:after="0" w:line="240" w:lineRule="auto"/>
        <w:ind w:left="540"/>
        <w:textAlignment w:val="center"/>
        <w:rPr>
          <w:ins w:id="604" w:author="Danni Liu" w:date="2020-09-02T20:31:00Z"/>
          <w:rFonts w:ascii="Calibri" w:hAnsi="Calibri" w:cs="Calibri"/>
        </w:rPr>
      </w:pPr>
      <w:ins w:id="605" w:author="Danni Liu" w:date="2020-09-02T20:31:00Z">
        <w:r w:rsidRPr="00381689">
          <w:rPr>
            <w:rFonts w:ascii="Calibri" w:hAnsi="Calibri" w:cs="Calibri"/>
            <w:b/>
            <w:bCs/>
          </w:rPr>
          <w:t xml:space="preserve">Udemy:  Deploy Spring Boot Microservices to AWS - ECS &amp; AWS </w:t>
        </w:r>
        <w:proofErr w:type="spellStart"/>
        <w:r w:rsidRPr="00381689">
          <w:rPr>
            <w:rFonts w:ascii="Calibri" w:hAnsi="Calibri" w:cs="Calibri"/>
            <w:b/>
            <w:bCs/>
          </w:rPr>
          <w:t>Fargate</w:t>
        </w:r>
        <w:proofErr w:type="spellEnd"/>
      </w:ins>
    </w:p>
    <w:p w14:paraId="4FBAF1DA" w14:textId="77777777" w:rsidR="00381689" w:rsidRPr="00381689" w:rsidRDefault="00381689">
      <w:pPr>
        <w:pStyle w:val="NormalWeb"/>
        <w:spacing w:before="0" w:beforeAutospacing="0" w:after="0" w:afterAutospacing="0"/>
        <w:rPr>
          <w:ins w:id="606" w:author="Danni Liu" w:date="2020-09-02T20:31:00Z"/>
          <w:rFonts w:ascii="Calibri" w:hAnsi="Calibri" w:cs="Calibri"/>
          <w:sz w:val="22"/>
          <w:szCs w:val="22"/>
        </w:rPr>
        <w:pPrChange w:id="607" w:author="Danni Liu" w:date="2020-09-02T20:31:00Z">
          <w:pPr>
            <w:pStyle w:val="NormalWeb"/>
            <w:spacing w:before="0" w:after="0"/>
          </w:pPr>
        </w:pPrChange>
      </w:pPr>
      <w:ins w:id="608" w:author="Danni Liu" w:date="2020-09-02T20:31:00Z">
        <w:r w:rsidRPr="00381689">
          <w:rPr>
            <w:rStyle w:val="HTMLCite"/>
            <w:rFonts w:ascii="Calibri" w:hAnsi="Calibri" w:cs="Calibri"/>
            <w:i w:val="0"/>
            <w:iCs w:val="0"/>
            <w:color w:val="595959"/>
            <w:sz w:val="22"/>
            <w:szCs w:val="22"/>
            <w:rPrChange w:id="609" w:author="Danni Liu" w:date="2020-09-02T20:31:00Z">
              <w:rPr>
                <w:rStyle w:val="HTMLCite"/>
                <w:rFonts w:ascii="Calibri" w:hAnsi="Calibri" w:cs="Calibri"/>
                <w:color w:val="595959"/>
                <w:sz w:val="18"/>
                <w:szCs w:val="18"/>
              </w:rPr>
            </w:rPrChange>
          </w:rPr>
          <w:t>From &lt;</w:t>
        </w:r>
        <w:r w:rsidRPr="00381689">
          <w:rPr>
            <w:rStyle w:val="HTMLCite"/>
            <w:rFonts w:ascii="Calibri" w:hAnsi="Calibri" w:cs="Calibri"/>
            <w:i w:val="0"/>
            <w:iCs w:val="0"/>
            <w:color w:val="595959"/>
            <w:sz w:val="22"/>
            <w:szCs w:val="22"/>
            <w:rPrChange w:id="610" w:author="Danni Liu" w:date="2020-09-02T20:31:00Z">
              <w:rPr>
                <w:rStyle w:val="HTMLCite"/>
                <w:rFonts w:ascii="Calibri" w:hAnsi="Calibri" w:cs="Calibri"/>
                <w:color w:val="595959"/>
                <w:sz w:val="18"/>
                <w:szCs w:val="18"/>
              </w:rPr>
            </w:rPrChange>
          </w:rPr>
          <w:fldChar w:fldCharType="begin"/>
        </w:r>
        <w:r w:rsidRPr="00381689">
          <w:rPr>
            <w:rStyle w:val="HTMLCite"/>
            <w:rFonts w:ascii="Calibri" w:hAnsi="Calibri" w:cs="Calibri"/>
            <w:i w:val="0"/>
            <w:iCs w:val="0"/>
            <w:color w:val="595959"/>
            <w:sz w:val="22"/>
            <w:szCs w:val="22"/>
            <w:rPrChange w:id="611" w:author="Danni Liu" w:date="2020-09-02T20:31:00Z">
              <w:rPr>
                <w:rStyle w:val="HTMLCite"/>
                <w:rFonts w:ascii="Calibri" w:hAnsi="Calibri" w:cs="Calibri"/>
                <w:color w:val="595959"/>
                <w:sz w:val="18"/>
                <w:szCs w:val="18"/>
              </w:rPr>
            </w:rPrChange>
          </w:rPr>
          <w:instrText xml:space="preserve"> HYPERLINK "https://www.udemy.com/course/deploy-spring-microservices-to-aws-with-ecs-and-aws-fargate/?couponCode=FIRST_PROMO_UDEMY&amp;utm_content=promo&amp;utm_campaign=2019-08-26&amp;utm_source=email-sendgrid&amp;utm_term=13363166&amp;utm_medium=1352468" </w:instrText>
        </w:r>
        <w:r w:rsidRPr="00381689">
          <w:rPr>
            <w:rStyle w:val="HTMLCite"/>
            <w:rFonts w:ascii="Calibri" w:hAnsi="Calibri" w:cs="Calibri"/>
            <w:i w:val="0"/>
            <w:iCs w:val="0"/>
            <w:color w:val="595959"/>
            <w:sz w:val="22"/>
            <w:szCs w:val="22"/>
            <w:rPrChange w:id="612" w:author="Danni Liu" w:date="2020-09-02T20:31:00Z">
              <w:rPr>
                <w:rStyle w:val="HTMLCite"/>
                <w:rFonts w:ascii="Calibri" w:hAnsi="Calibri" w:cs="Calibri"/>
                <w:color w:val="595959"/>
                <w:sz w:val="18"/>
                <w:szCs w:val="18"/>
              </w:rPr>
            </w:rPrChange>
          </w:rPr>
          <w:fldChar w:fldCharType="separate"/>
        </w:r>
        <w:r w:rsidRPr="00381689">
          <w:rPr>
            <w:rStyle w:val="Hyperlink"/>
            <w:rFonts w:ascii="Calibri" w:hAnsi="Calibri" w:cs="Calibri"/>
            <w:sz w:val="22"/>
            <w:szCs w:val="22"/>
            <w:rPrChange w:id="613" w:author="Danni Liu" w:date="2020-09-02T20:31:00Z">
              <w:rPr>
                <w:rStyle w:val="Hyperlink"/>
                <w:rFonts w:ascii="Calibri" w:hAnsi="Calibri" w:cs="Calibri"/>
                <w:i/>
                <w:iCs/>
                <w:sz w:val="18"/>
                <w:szCs w:val="18"/>
              </w:rPr>
            </w:rPrChange>
          </w:rPr>
          <w:t>https://www.udemy.com/course/deploy-spring-microservices-to-aws-with-ecs-and-aws-fargate/?couponCode=FIRST_PROMO_UDEMY&amp;utm_content=promo&amp;utm_campaign=2019-08-26&amp;utm_source=email-sendgrid&amp;utm_term=13363166&amp;utm_medium=1352468</w:t>
        </w:r>
        <w:r w:rsidRPr="00381689">
          <w:rPr>
            <w:rStyle w:val="HTMLCite"/>
            <w:rFonts w:ascii="Calibri" w:hAnsi="Calibri" w:cs="Calibri"/>
            <w:i w:val="0"/>
            <w:iCs w:val="0"/>
            <w:color w:val="595959"/>
            <w:sz w:val="22"/>
            <w:szCs w:val="22"/>
            <w:rPrChange w:id="614" w:author="Danni Liu" w:date="2020-09-02T20:31:00Z">
              <w:rPr>
                <w:rStyle w:val="HTMLCite"/>
                <w:rFonts w:ascii="Calibri" w:hAnsi="Calibri" w:cs="Calibri"/>
                <w:color w:val="595959"/>
                <w:sz w:val="18"/>
                <w:szCs w:val="18"/>
              </w:rPr>
            </w:rPrChange>
          </w:rPr>
          <w:fldChar w:fldCharType="end"/>
        </w:r>
        <w:r w:rsidRPr="00381689">
          <w:rPr>
            <w:rStyle w:val="HTMLCite"/>
            <w:rFonts w:ascii="Calibri" w:hAnsi="Calibri" w:cs="Calibri"/>
            <w:i w:val="0"/>
            <w:iCs w:val="0"/>
            <w:color w:val="595959"/>
            <w:sz w:val="22"/>
            <w:szCs w:val="22"/>
            <w:rPrChange w:id="615" w:author="Danni Liu" w:date="2020-09-02T20:31:00Z">
              <w:rPr>
                <w:rStyle w:val="HTMLCite"/>
                <w:rFonts w:ascii="Calibri" w:hAnsi="Calibri" w:cs="Calibri"/>
                <w:color w:val="595959"/>
                <w:sz w:val="18"/>
                <w:szCs w:val="18"/>
              </w:rPr>
            </w:rPrChange>
          </w:rPr>
          <w:t xml:space="preserve">&gt; </w:t>
        </w:r>
      </w:ins>
    </w:p>
    <w:p w14:paraId="064FDB59" w14:textId="77777777" w:rsidR="00381689" w:rsidRPr="00381689" w:rsidRDefault="00381689">
      <w:pPr>
        <w:rPr>
          <w:ins w:id="616" w:author="Danni Liu" w:date="2020-06-16T09:04:00Z"/>
          <w:rPrChange w:id="617" w:author="Danni Liu" w:date="2020-09-02T20:31:00Z">
            <w:rPr>
              <w:ins w:id="618" w:author="Danni Liu" w:date="2020-06-16T09:04:00Z"/>
            </w:rPr>
          </w:rPrChange>
        </w:rPr>
        <w:pPrChange w:id="619" w:author="Danni Liu" w:date="2020-09-02T20:31:00Z">
          <w:pPr>
            <w:pStyle w:val="Heading2"/>
          </w:pPr>
        </w:pPrChange>
      </w:pPr>
    </w:p>
    <w:p w14:paraId="3ED21CA4" w14:textId="3337C083" w:rsidR="00D66BC5" w:rsidRPr="009B1350" w:rsidRDefault="00381689" w:rsidP="00D66BC5">
      <w:pPr>
        <w:pStyle w:val="Heading2"/>
        <w:rPr>
          <w:ins w:id="620" w:author="Danni Liu" w:date="2020-07-11T11:13:00Z"/>
        </w:rPr>
      </w:pPr>
      <w:ins w:id="621" w:author="Danni Liu" w:date="2020-09-02T20:32:00Z">
        <w:r>
          <w:t>NEXT</w:t>
        </w:r>
      </w:ins>
    </w:p>
    <w:p w14:paraId="4CB7D264" w14:textId="3830E31A" w:rsidR="009B2212" w:rsidRDefault="00997B60" w:rsidP="002F41CC">
      <w:pPr>
        <w:rPr>
          <w:ins w:id="622" w:author="Danni Liu" w:date="2020-07-09T21:30:00Z"/>
          <w:shd w:val="clear" w:color="auto" w:fill="FFFFFF"/>
        </w:rPr>
      </w:pPr>
      <w:del w:id="623" w:author="Danni Liu" w:date="2020-07-09T21:30:00Z">
        <w:r w:rsidDel="009B2212">
          <w:rPr>
            <w:shd w:val="clear" w:color="auto" w:fill="FFFFFF"/>
          </w:rPr>
          <w:br w:type="page"/>
        </w:r>
      </w:del>
    </w:p>
    <w:p w14:paraId="3F58FC32" w14:textId="37E133F2" w:rsidR="00381689" w:rsidRDefault="00381689" w:rsidP="00381689">
      <w:pPr>
        <w:pStyle w:val="Heading1"/>
        <w:rPr>
          <w:ins w:id="624" w:author="Danni Liu" w:date="2020-09-02T20:30:00Z"/>
        </w:rPr>
      </w:pPr>
      <w:ins w:id="625" w:author="Danni Liu" w:date="2020-09-02T20:30:00Z">
        <w:r>
          <w:lastRenderedPageBreak/>
          <w:t>Java</w:t>
        </w:r>
      </w:ins>
    </w:p>
    <w:p w14:paraId="53CFF10A" w14:textId="370A0E6E" w:rsidR="00381689" w:rsidRDefault="00381689" w:rsidP="00381689">
      <w:pPr>
        <w:pStyle w:val="Heading2"/>
        <w:rPr>
          <w:ins w:id="626" w:author="Danni Liu" w:date="2020-09-02T20:30:00Z"/>
        </w:rPr>
      </w:pPr>
      <w:ins w:id="627" w:author="Danni Liu" w:date="2020-09-02T20:30:00Z">
        <w:r>
          <w:t>Modern Java</w:t>
        </w:r>
      </w:ins>
    </w:p>
    <w:p w14:paraId="44A5A37C" w14:textId="77777777" w:rsidR="00381689" w:rsidRDefault="00381689" w:rsidP="00381689">
      <w:pPr>
        <w:pStyle w:val="NormalWeb"/>
        <w:spacing w:before="0" w:beforeAutospacing="0" w:after="0" w:afterAutospacing="0"/>
        <w:rPr>
          <w:ins w:id="628" w:author="Danni Liu" w:date="2020-09-02T20:30:00Z"/>
          <w:rFonts w:ascii="Calibri" w:hAnsi="Calibri" w:cs="Calibri"/>
        </w:rPr>
      </w:pPr>
      <w:ins w:id="629" w:author="Danni Liu" w:date="2020-09-02T20:30:00Z">
        <w:r>
          <w:rPr>
            <w:rFonts w:ascii="Calibri" w:hAnsi="Calibri" w:cs="Calibri"/>
            <w:b/>
            <w:bCs/>
          </w:rPr>
          <w:t>------------------------------ Java Generics:</w:t>
        </w:r>
      </w:ins>
    </w:p>
    <w:p w14:paraId="217DB519" w14:textId="77777777" w:rsidR="00381689" w:rsidRDefault="00381689" w:rsidP="00381689">
      <w:pPr>
        <w:numPr>
          <w:ilvl w:val="0"/>
          <w:numId w:val="60"/>
        </w:numPr>
        <w:spacing w:after="0" w:line="240" w:lineRule="auto"/>
        <w:ind w:left="540"/>
        <w:textAlignment w:val="center"/>
        <w:rPr>
          <w:ins w:id="630" w:author="Danni Liu" w:date="2020-09-02T20:30:00Z"/>
          <w:rFonts w:ascii="Calibri" w:hAnsi="Calibri" w:cs="Calibri"/>
        </w:rPr>
      </w:pPr>
      <w:ins w:id="631" w:author="Danni Liu" w:date="2020-09-02T20:30:00Z">
        <w:r>
          <w:rPr>
            <w:rFonts w:ascii="Calibri" w:hAnsi="Calibri" w:cs="Calibri"/>
          </w:rPr>
          <w:t>Links:</w:t>
        </w:r>
      </w:ins>
    </w:p>
    <w:p w14:paraId="6E994CE2" w14:textId="77777777" w:rsidR="00381689" w:rsidRDefault="00381689" w:rsidP="00381689">
      <w:pPr>
        <w:pStyle w:val="NormalWeb"/>
        <w:spacing w:before="0" w:beforeAutospacing="0" w:after="0" w:afterAutospacing="0"/>
        <w:ind w:left="540"/>
        <w:rPr>
          <w:ins w:id="632" w:author="Danni Liu" w:date="2020-09-02T20:30:00Z"/>
          <w:rFonts w:ascii="Calibri" w:hAnsi="Calibri" w:cs="Calibri"/>
          <w:sz w:val="22"/>
          <w:szCs w:val="22"/>
        </w:rPr>
      </w:pPr>
      <w:ins w:id="633" w:author="Danni Liu" w:date="2020-09-02T20:30:00Z">
        <w:r>
          <w:rPr>
            <w:rFonts w:ascii="Calibri" w:hAnsi="Calibri" w:cs="Calibri"/>
            <w:sz w:val="22"/>
            <w:szCs w:val="22"/>
          </w:rPr>
          <w:fldChar w:fldCharType="begin"/>
        </w:r>
        <w:r>
          <w:rPr>
            <w:rFonts w:ascii="Calibri" w:hAnsi="Calibri" w:cs="Calibri"/>
            <w:sz w:val="22"/>
            <w:szCs w:val="22"/>
          </w:rPr>
          <w:instrText xml:space="preserve"> HYPERLINK "https://howtodoinjava.com/java/generics/complete-java-generics-tutorial/" </w:instrText>
        </w:r>
        <w:r>
          <w:rPr>
            <w:rFonts w:ascii="Calibri" w:hAnsi="Calibri" w:cs="Calibri"/>
            <w:sz w:val="22"/>
            <w:szCs w:val="22"/>
          </w:rPr>
          <w:fldChar w:fldCharType="separate"/>
        </w:r>
        <w:r>
          <w:rPr>
            <w:rStyle w:val="Hyperlink"/>
            <w:rFonts w:ascii="Calibri" w:hAnsi="Calibri" w:cs="Calibri"/>
            <w:sz w:val="22"/>
            <w:szCs w:val="22"/>
          </w:rPr>
          <w:t>https://howtodoinjava.com/java/generics/complete-java-generics-tutorial/</w:t>
        </w:r>
        <w:r>
          <w:rPr>
            <w:rFonts w:ascii="Calibri" w:hAnsi="Calibri" w:cs="Calibri"/>
            <w:sz w:val="22"/>
            <w:szCs w:val="22"/>
          </w:rPr>
          <w:fldChar w:fldCharType="end"/>
        </w:r>
      </w:ins>
    </w:p>
    <w:p w14:paraId="0A275AEA" w14:textId="77777777" w:rsidR="00381689" w:rsidRDefault="00381689" w:rsidP="00381689">
      <w:pPr>
        <w:numPr>
          <w:ilvl w:val="0"/>
          <w:numId w:val="61"/>
        </w:numPr>
        <w:spacing w:after="0" w:line="240" w:lineRule="auto"/>
        <w:ind w:left="540"/>
        <w:textAlignment w:val="center"/>
        <w:rPr>
          <w:ins w:id="634" w:author="Danni Liu" w:date="2020-09-02T20:30:00Z"/>
          <w:rFonts w:ascii="Calibri" w:hAnsi="Calibri" w:cs="Calibri"/>
        </w:rPr>
      </w:pPr>
      <w:ins w:id="635" w:author="Danni Liu" w:date="2020-09-02T20:30:00Z">
        <w:r>
          <w:rPr>
            <w:rFonts w:ascii="Calibri" w:hAnsi="Calibri" w:cs="Calibri"/>
          </w:rPr>
          <w:t>In layman's term, generics force type safety in java language, issues are caught during compile time, avoid "</w:t>
        </w:r>
        <w:proofErr w:type="spellStart"/>
        <w:r>
          <w:rPr>
            <w:rFonts w:ascii="Calibri" w:hAnsi="Calibri" w:cs="Calibri"/>
          </w:rPr>
          <w:t>ClassCastException</w:t>
        </w:r>
        <w:proofErr w:type="spellEnd"/>
        <w:r>
          <w:rPr>
            <w:rFonts w:ascii="Calibri" w:hAnsi="Calibri" w:cs="Calibri"/>
          </w:rPr>
          <w:t>" in run time.</w:t>
        </w:r>
      </w:ins>
    </w:p>
    <w:p w14:paraId="22D76A33" w14:textId="77777777" w:rsidR="00381689" w:rsidRDefault="00381689" w:rsidP="00381689">
      <w:pPr>
        <w:pStyle w:val="NormalWeb"/>
        <w:spacing w:before="0" w:beforeAutospacing="0" w:after="0" w:afterAutospacing="0"/>
        <w:rPr>
          <w:ins w:id="636" w:author="Danni Liu" w:date="2020-09-02T20:30:00Z"/>
          <w:rFonts w:ascii="Calibri" w:hAnsi="Calibri" w:cs="Calibri"/>
          <w:color w:val="C00000"/>
          <w:sz w:val="22"/>
          <w:szCs w:val="22"/>
        </w:rPr>
      </w:pPr>
      <w:ins w:id="637" w:author="Danni Liu" w:date="2020-09-02T20:30:00Z">
        <w:r>
          <w:rPr>
            <w:rFonts w:ascii="Calibri" w:hAnsi="Calibri" w:cs="Calibri"/>
            <w:color w:val="C00000"/>
            <w:sz w:val="22"/>
            <w:szCs w:val="22"/>
          </w:rPr>
          <w:t> </w:t>
        </w:r>
      </w:ins>
    </w:p>
    <w:p w14:paraId="3D11D9EE" w14:textId="77777777" w:rsidR="00381689" w:rsidRDefault="00381689" w:rsidP="00381689">
      <w:pPr>
        <w:pStyle w:val="NormalWeb"/>
        <w:spacing w:before="0" w:beforeAutospacing="0" w:after="0" w:afterAutospacing="0"/>
        <w:rPr>
          <w:ins w:id="638" w:author="Danni Liu" w:date="2020-09-02T20:30:00Z"/>
          <w:rFonts w:ascii="Calibri" w:hAnsi="Calibri" w:cs="Calibri"/>
          <w:color w:val="C00000"/>
          <w:sz w:val="22"/>
          <w:szCs w:val="22"/>
        </w:rPr>
      </w:pPr>
      <w:ins w:id="639" w:author="Danni Liu" w:date="2020-09-02T20:30:00Z">
        <w:r>
          <w:rPr>
            <w:rFonts w:ascii="Calibri" w:hAnsi="Calibri" w:cs="Calibri"/>
            <w:color w:val="C00000"/>
            <w:sz w:val="22"/>
            <w:szCs w:val="22"/>
          </w:rPr>
          <w:t> </w:t>
        </w:r>
      </w:ins>
    </w:p>
    <w:p w14:paraId="70E24A29" w14:textId="77777777" w:rsidR="00381689" w:rsidRDefault="00381689" w:rsidP="00381689">
      <w:pPr>
        <w:pStyle w:val="NormalWeb"/>
        <w:spacing w:before="0" w:beforeAutospacing="0" w:after="0" w:afterAutospacing="0"/>
        <w:rPr>
          <w:ins w:id="640" w:author="Danni Liu" w:date="2020-09-02T20:30:00Z"/>
          <w:rFonts w:ascii="Calibri" w:hAnsi="Calibri" w:cs="Calibri"/>
        </w:rPr>
      </w:pPr>
      <w:ins w:id="641" w:author="Danni Liu" w:date="2020-09-02T20:30:00Z">
        <w:r>
          <w:rPr>
            <w:rFonts w:ascii="Calibri" w:hAnsi="Calibri" w:cs="Calibri"/>
            <w:b/>
            <w:bCs/>
          </w:rPr>
          <w:t>------------------------------Java8 features:</w:t>
        </w:r>
      </w:ins>
    </w:p>
    <w:p w14:paraId="34440AC5" w14:textId="77777777" w:rsidR="00381689" w:rsidRDefault="00381689" w:rsidP="00381689">
      <w:pPr>
        <w:numPr>
          <w:ilvl w:val="0"/>
          <w:numId w:val="62"/>
        </w:numPr>
        <w:spacing w:after="0" w:line="240" w:lineRule="auto"/>
        <w:ind w:left="540"/>
        <w:textAlignment w:val="center"/>
        <w:rPr>
          <w:ins w:id="642" w:author="Danni Liu" w:date="2020-09-02T20:30:00Z"/>
          <w:rFonts w:ascii="Calibri" w:hAnsi="Calibri" w:cs="Calibri"/>
        </w:rPr>
      </w:pPr>
      <w:ins w:id="643" w:author="Danni Liu" w:date="2020-09-02T20:30:00Z">
        <w:r>
          <w:rPr>
            <w:rFonts w:ascii="Calibri" w:hAnsi="Calibri" w:cs="Calibri"/>
            <w:b/>
            <w:bCs/>
          </w:rPr>
          <w:t>Links:</w:t>
        </w:r>
      </w:ins>
    </w:p>
    <w:p w14:paraId="315DF56B" w14:textId="77777777" w:rsidR="00381689" w:rsidRDefault="00381689" w:rsidP="00381689">
      <w:pPr>
        <w:pStyle w:val="NormalWeb"/>
        <w:spacing w:before="0" w:beforeAutospacing="0" w:after="0" w:afterAutospacing="0"/>
        <w:ind w:left="540"/>
        <w:rPr>
          <w:ins w:id="644" w:author="Danni Liu" w:date="2020-09-02T20:30:00Z"/>
          <w:rFonts w:ascii="Calibri" w:hAnsi="Calibri" w:cs="Calibri"/>
          <w:sz w:val="22"/>
          <w:szCs w:val="22"/>
        </w:rPr>
      </w:pPr>
      <w:ins w:id="645" w:author="Danni Liu" w:date="2020-09-02T20:30:00Z">
        <w:r>
          <w:rPr>
            <w:rFonts w:ascii="Calibri" w:hAnsi="Calibri" w:cs="Calibri"/>
            <w:sz w:val="22"/>
            <w:szCs w:val="22"/>
          </w:rPr>
          <w:fldChar w:fldCharType="begin"/>
        </w:r>
        <w:r>
          <w:rPr>
            <w:rFonts w:ascii="Calibri" w:hAnsi="Calibri" w:cs="Calibri"/>
            <w:sz w:val="22"/>
            <w:szCs w:val="22"/>
          </w:rPr>
          <w:instrText xml:space="preserve"> HYPERLINK "https://howtodoinjava.com/java-8-tutorial/" </w:instrText>
        </w:r>
        <w:r>
          <w:rPr>
            <w:rFonts w:ascii="Calibri" w:hAnsi="Calibri" w:cs="Calibri"/>
            <w:sz w:val="22"/>
            <w:szCs w:val="22"/>
          </w:rPr>
          <w:fldChar w:fldCharType="separate"/>
        </w:r>
        <w:r>
          <w:rPr>
            <w:rStyle w:val="Hyperlink"/>
            <w:rFonts w:ascii="Calibri" w:hAnsi="Calibri" w:cs="Calibri"/>
            <w:sz w:val="22"/>
            <w:szCs w:val="22"/>
          </w:rPr>
          <w:t>https://howtodoinjava.com/java-8-tutorial/</w:t>
        </w:r>
        <w:r>
          <w:rPr>
            <w:rFonts w:ascii="Calibri" w:hAnsi="Calibri" w:cs="Calibri"/>
            <w:sz w:val="22"/>
            <w:szCs w:val="22"/>
          </w:rPr>
          <w:fldChar w:fldCharType="end"/>
        </w:r>
      </w:ins>
    </w:p>
    <w:p w14:paraId="7C9CD924" w14:textId="77777777" w:rsidR="00381689" w:rsidRDefault="00381689" w:rsidP="00381689">
      <w:pPr>
        <w:pStyle w:val="NormalWeb"/>
        <w:spacing w:before="0" w:beforeAutospacing="0" w:after="0" w:afterAutospacing="0"/>
        <w:ind w:left="540"/>
        <w:rPr>
          <w:ins w:id="646" w:author="Danni Liu" w:date="2020-09-02T20:30:00Z"/>
          <w:rFonts w:ascii="Calibri" w:hAnsi="Calibri" w:cs="Calibri"/>
          <w:sz w:val="22"/>
          <w:szCs w:val="22"/>
        </w:rPr>
      </w:pPr>
      <w:ins w:id="647" w:author="Danni Liu" w:date="2020-09-02T20:30:00Z">
        <w:r>
          <w:rPr>
            <w:rFonts w:ascii="Calibri" w:hAnsi="Calibri" w:cs="Calibri"/>
            <w:sz w:val="22"/>
            <w:szCs w:val="22"/>
          </w:rPr>
          <w:t> </w:t>
        </w:r>
      </w:ins>
    </w:p>
    <w:p w14:paraId="28434107" w14:textId="77777777" w:rsidR="00381689" w:rsidRDefault="00381689" w:rsidP="00381689">
      <w:pPr>
        <w:pStyle w:val="NormalWeb"/>
        <w:spacing w:before="0" w:beforeAutospacing="0" w:after="0" w:afterAutospacing="0"/>
        <w:rPr>
          <w:ins w:id="648" w:author="Danni Liu" w:date="2020-09-02T20:30:00Z"/>
          <w:rFonts w:ascii="Calibri" w:hAnsi="Calibri" w:cs="Calibri"/>
          <w:sz w:val="22"/>
          <w:szCs w:val="22"/>
        </w:rPr>
      </w:pPr>
      <w:ins w:id="649" w:author="Danni Liu" w:date="2020-09-02T20:30:00Z">
        <w:r>
          <w:rPr>
            <w:rFonts w:ascii="Calibri" w:hAnsi="Calibri" w:cs="Calibri"/>
            <w:sz w:val="22"/>
            <w:szCs w:val="22"/>
          </w:rPr>
          <w:fldChar w:fldCharType="begin"/>
        </w:r>
        <w:r>
          <w:rPr>
            <w:rFonts w:ascii="Calibri" w:hAnsi="Calibri" w:cs="Calibri"/>
            <w:sz w:val="22"/>
            <w:szCs w:val="22"/>
          </w:rPr>
          <w:instrText xml:space="preserve"> HYPERLINK "https://howtodoinjava.com/java8/java-streams-by-examples/" </w:instrText>
        </w:r>
        <w:r>
          <w:rPr>
            <w:rFonts w:ascii="Calibri" w:hAnsi="Calibri" w:cs="Calibri"/>
            <w:sz w:val="22"/>
            <w:szCs w:val="22"/>
          </w:rPr>
          <w:fldChar w:fldCharType="separate"/>
        </w:r>
        <w:r>
          <w:rPr>
            <w:rStyle w:val="Hyperlink"/>
            <w:rFonts w:ascii="Calibri" w:hAnsi="Calibri" w:cs="Calibri"/>
            <w:sz w:val="22"/>
            <w:szCs w:val="22"/>
          </w:rPr>
          <w:t>https://howtodoinjava.com/java8/java-streams-by-examples/</w:t>
        </w:r>
        <w:r>
          <w:rPr>
            <w:rFonts w:ascii="Calibri" w:hAnsi="Calibri" w:cs="Calibri"/>
            <w:sz w:val="22"/>
            <w:szCs w:val="22"/>
          </w:rPr>
          <w:fldChar w:fldCharType="end"/>
        </w:r>
        <w:r>
          <w:rPr>
            <w:rFonts w:ascii="Calibri" w:hAnsi="Calibri" w:cs="Calibri"/>
            <w:sz w:val="22"/>
            <w:szCs w:val="22"/>
          </w:rPr>
          <w:t xml:space="preserve">  </w:t>
        </w:r>
        <w:r>
          <w:rPr>
            <w:rFonts w:ascii="Calibri" w:hAnsi="Calibri" w:cs="Calibri"/>
            <w:color w:val="C00000"/>
            <w:sz w:val="22"/>
            <w:szCs w:val="22"/>
          </w:rPr>
          <w:t xml:space="preserve">stop at  </w:t>
        </w:r>
      </w:ins>
    </w:p>
    <w:p w14:paraId="37226244" w14:textId="77777777" w:rsidR="00381689" w:rsidRDefault="00381689" w:rsidP="00381689">
      <w:pPr>
        <w:pStyle w:val="NormalWeb"/>
        <w:spacing w:before="440" w:beforeAutospacing="0" w:after="240" w:afterAutospacing="0"/>
        <w:rPr>
          <w:ins w:id="650" w:author="Danni Liu" w:date="2020-09-02T20:30:00Z"/>
          <w:rFonts w:ascii="-apple-system" w:hAnsi="-apple-system" w:cs="Calibri"/>
          <w:color w:val="000000"/>
          <w:sz w:val="20"/>
          <w:szCs w:val="20"/>
        </w:rPr>
      </w:pPr>
      <w:ins w:id="651" w:author="Danni Liu" w:date="2020-09-02T20:30:00Z">
        <w:r>
          <w:rPr>
            <w:rFonts w:ascii="-apple-system" w:hAnsi="-apple-system" w:cs="Calibri"/>
            <w:color w:val="000000"/>
            <w:sz w:val="20"/>
            <w:szCs w:val="20"/>
            <w:shd w:val="clear" w:color="auto" w:fill="FFFFFF"/>
          </w:rPr>
          <w:t>3. Convert streams to collections</w:t>
        </w:r>
      </w:ins>
    </w:p>
    <w:p w14:paraId="3D209170" w14:textId="77777777" w:rsidR="00381689" w:rsidRDefault="00381689" w:rsidP="00381689">
      <w:pPr>
        <w:numPr>
          <w:ilvl w:val="0"/>
          <w:numId w:val="63"/>
        </w:numPr>
        <w:spacing w:after="0" w:line="240" w:lineRule="auto"/>
        <w:ind w:left="540"/>
        <w:textAlignment w:val="center"/>
        <w:rPr>
          <w:ins w:id="652" w:author="Danni Liu" w:date="2020-09-02T20:30:00Z"/>
          <w:rFonts w:ascii="Calibri" w:hAnsi="Calibri" w:cs="Calibri"/>
        </w:rPr>
      </w:pPr>
      <w:ins w:id="653" w:author="Danni Liu" w:date="2020-09-02T20:30:00Z">
        <w:r>
          <w:rPr>
            <w:rFonts w:ascii="Calibri" w:hAnsi="Calibri" w:cs="Calibri"/>
            <w:b/>
            <w:bCs/>
          </w:rPr>
          <w:t>Lambda Expression</w:t>
        </w:r>
        <w:r>
          <w:rPr>
            <w:rFonts w:ascii="Calibri" w:hAnsi="Calibri" w:cs="Calibri"/>
          </w:rPr>
          <w:t xml:space="preserve"> (or function): is just an anonymous function.</w:t>
        </w:r>
      </w:ins>
    </w:p>
    <w:p w14:paraId="25783B26" w14:textId="77777777" w:rsidR="00381689" w:rsidRDefault="00381689" w:rsidP="00381689">
      <w:pPr>
        <w:numPr>
          <w:ilvl w:val="0"/>
          <w:numId w:val="63"/>
        </w:numPr>
        <w:spacing w:after="0" w:line="240" w:lineRule="auto"/>
        <w:ind w:left="540"/>
        <w:textAlignment w:val="center"/>
        <w:rPr>
          <w:ins w:id="654" w:author="Danni Liu" w:date="2020-09-02T20:30:00Z"/>
          <w:rFonts w:ascii="Calibri" w:hAnsi="Calibri" w:cs="Calibri"/>
        </w:rPr>
      </w:pPr>
      <w:ins w:id="655" w:author="Danni Liu" w:date="2020-09-02T20:30:00Z">
        <w:r>
          <w:rPr>
            <w:rFonts w:ascii="Calibri" w:hAnsi="Calibri" w:cs="Calibri"/>
            <w:b/>
            <w:bCs/>
          </w:rPr>
          <w:t>Functional Interface:</w:t>
        </w:r>
        <w:r>
          <w:rPr>
            <w:rFonts w:ascii="Calibri" w:hAnsi="Calibri" w:cs="Calibri"/>
          </w:rPr>
          <w:t xml:space="preserve"> The annotation, @</w:t>
        </w:r>
        <w:proofErr w:type="spellStart"/>
        <w:r>
          <w:rPr>
            <w:rFonts w:ascii="Calibri" w:hAnsi="Calibri" w:cs="Calibri"/>
          </w:rPr>
          <w:t>FuncationalInterface</w:t>
        </w:r>
        <w:proofErr w:type="spellEnd"/>
        <w:r>
          <w:rPr>
            <w:rFonts w:ascii="Calibri" w:hAnsi="Calibri" w:cs="Calibri"/>
          </w:rPr>
          <w:t>, permits exactly one abstract method, you are free to add default methods.</w:t>
        </w:r>
      </w:ins>
    </w:p>
    <w:p w14:paraId="1081E2E5" w14:textId="77777777" w:rsidR="00381689" w:rsidRDefault="00381689" w:rsidP="00381689">
      <w:pPr>
        <w:numPr>
          <w:ilvl w:val="0"/>
          <w:numId w:val="63"/>
        </w:numPr>
        <w:spacing w:after="0" w:line="240" w:lineRule="auto"/>
        <w:ind w:left="540"/>
        <w:textAlignment w:val="center"/>
        <w:rPr>
          <w:ins w:id="656" w:author="Danni Liu" w:date="2020-09-02T20:30:00Z"/>
          <w:rFonts w:ascii="Calibri" w:hAnsi="Calibri" w:cs="Calibri"/>
        </w:rPr>
      </w:pPr>
      <w:ins w:id="657" w:author="Danni Liu" w:date="2020-09-02T20:30:00Z">
        <w:r>
          <w:rPr>
            <w:rFonts w:ascii="Calibri" w:hAnsi="Calibri" w:cs="Calibri"/>
            <w:b/>
            <w:bCs/>
          </w:rPr>
          <w:t>Default methods</w:t>
        </w:r>
        <w:r>
          <w:rPr>
            <w:rFonts w:ascii="Calibri" w:hAnsi="Calibri" w:cs="Calibri"/>
          </w:rPr>
          <w:t xml:space="preserve"> in interface.</w:t>
        </w:r>
      </w:ins>
    </w:p>
    <w:p w14:paraId="61EA269C" w14:textId="77777777" w:rsidR="00381689" w:rsidRDefault="00381689" w:rsidP="00381689">
      <w:pPr>
        <w:numPr>
          <w:ilvl w:val="0"/>
          <w:numId w:val="63"/>
        </w:numPr>
        <w:spacing w:after="0" w:line="240" w:lineRule="auto"/>
        <w:ind w:left="540"/>
        <w:textAlignment w:val="center"/>
        <w:rPr>
          <w:ins w:id="658" w:author="Danni Liu" w:date="2020-09-02T20:30:00Z"/>
          <w:rFonts w:ascii="Calibri" w:hAnsi="Calibri" w:cs="Calibri"/>
        </w:rPr>
      </w:pPr>
      <w:ins w:id="659" w:author="Danni Liu" w:date="2020-09-02T20:30:00Z">
        <w:r>
          <w:rPr>
            <w:rFonts w:ascii="Calibri" w:hAnsi="Calibri" w:cs="Calibri"/>
          </w:rPr>
          <w:t xml:space="preserve">Java 8 </w:t>
        </w:r>
        <w:r>
          <w:rPr>
            <w:rFonts w:ascii="Calibri" w:hAnsi="Calibri" w:cs="Calibri"/>
            <w:b/>
            <w:bCs/>
          </w:rPr>
          <w:t>streams</w:t>
        </w:r>
        <w:r>
          <w:rPr>
            <w:rFonts w:ascii="Calibri" w:hAnsi="Calibri" w:cs="Calibri"/>
          </w:rPr>
          <w:t xml:space="preserve">: </w:t>
        </w:r>
        <w:r>
          <w:rPr>
            <w:rFonts w:ascii="-apple-system" w:hAnsi="-apple-system" w:cs="Calibri"/>
            <w:shd w:val="clear" w:color="auto" w:fill="FFFFFF"/>
          </w:rPr>
          <w:t>Java 8 Streams API</w:t>
        </w:r>
        <w:r>
          <w:rPr>
            <w:rFonts w:ascii="Calibri" w:hAnsi="Calibri" w:cs="Calibri"/>
          </w:rPr>
          <w:t>, which provides a mechanism for processing a set of data in various ways that can include filtering, transformation, or any other way that may be useful to an application.</w:t>
        </w:r>
      </w:ins>
    </w:p>
    <w:p w14:paraId="6ED80A15" w14:textId="77777777" w:rsidR="00381689" w:rsidRDefault="00381689" w:rsidP="00381689">
      <w:pPr>
        <w:numPr>
          <w:ilvl w:val="1"/>
          <w:numId w:val="63"/>
        </w:numPr>
        <w:spacing w:after="0" w:line="240" w:lineRule="auto"/>
        <w:ind w:left="1080"/>
        <w:textAlignment w:val="center"/>
        <w:rPr>
          <w:ins w:id="660" w:author="Danni Liu" w:date="2020-09-02T20:30:00Z"/>
          <w:rFonts w:ascii="Calibri" w:hAnsi="Calibri" w:cs="Calibri"/>
        </w:rPr>
      </w:pPr>
      <w:ins w:id="661" w:author="Danni Liu" w:date="2020-09-02T20:30:00Z">
        <w:r>
          <w:rPr>
            <w:rFonts w:ascii="Calibri" w:hAnsi="Calibri" w:cs="Calibri"/>
          </w:rPr>
          <w:t xml:space="preserve">Java 8 streams are designed in such a way that most of the stream operations returns streams only, this help us creating chain of stream operations, also called </w:t>
        </w:r>
        <w:proofErr w:type="gramStart"/>
        <w:r>
          <w:rPr>
            <w:rFonts w:ascii="Calibri" w:hAnsi="Calibri" w:cs="Calibri"/>
          </w:rPr>
          <w:t>pipe-lining</w:t>
        </w:r>
        <w:proofErr w:type="gramEnd"/>
        <w:r>
          <w:rPr>
            <w:rFonts w:ascii="Calibri" w:hAnsi="Calibri" w:cs="Calibri"/>
          </w:rPr>
          <w:t>.</w:t>
        </w:r>
      </w:ins>
    </w:p>
    <w:p w14:paraId="7107B88B" w14:textId="77777777" w:rsidR="00381689" w:rsidRDefault="00381689" w:rsidP="00381689">
      <w:pPr>
        <w:numPr>
          <w:ilvl w:val="0"/>
          <w:numId w:val="63"/>
        </w:numPr>
        <w:spacing w:after="0" w:line="240" w:lineRule="auto"/>
        <w:ind w:left="540"/>
        <w:textAlignment w:val="center"/>
        <w:rPr>
          <w:ins w:id="662" w:author="Danni Liu" w:date="2020-09-02T20:30:00Z"/>
          <w:rFonts w:ascii="Calibri" w:hAnsi="Calibri" w:cs="Calibri"/>
        </w:rPr>
      </w:pPr>
      <w:ins w:id="663" w:author="Danni Liu" w:date="2020-09-02T20:30:00Z">
        <w:r>
          <w:rPr>
            <w:rFonts w:ascii="Calibri" w:hAnsi="Calibri" w:cs="Calibri"/>
          </w:rPr>
          <w:t>Java 8 Date/Time API changes</w:t>
        </w:r>
      </w:ins>
    </w:p>
    <w:p w14:paraId="17D8691B" w14:textId="77777777" w:rsidR="00381689" w:rsidRPr="00381689" w:rsidRDefault="00381689">
      <w:pPr>
        <w:rPr>
          <w:ins w:id="664" w:author="Danni Liu" w:date="2020-09-02T20:30:00Z"/>
          <w:rPrChange w:id="665" w:author="Danni Liu" w:date="2020-09-02T20:30:00Z">
            <w:rPr>
              <w:ins w:id="666" w:author="Danni Liu" w:date="2020-09-02T20:30:00Z"/>
            </w:rPr>
          </w:rPrChange>
        </w:rPr>
        <w:pPrChange w:id="667" w:author="Danni Liu" w:date="2020-09-02T20:30:00Z">
          <w:pPr>
            <w:pStyle w:val="Heading2"/>
          </w:pPr>
        </w:pPrChange>
      </w:pPr>
    </w:p>
    <w:p w14:paraId="3359C937" w14:textId="190D4BFD" w:rsidR="00381689" w:rsidRDefault="00B23922" w:rsidP="00381689">
      <w:pPr>
        <w:pStyle w:val="Heading2"/>
        <w:rPr>
          <w:ins w:id="668" w:author="Danni Liu" w:date="2020-09-02T20:30:00Z"/>
        </w:rPr>
      </w:pPr>
      <w:ins w:id="669" w:author="Danni Liu" w:date="2020-09-03T13:10:00Z">
        <w:r>
          <w:t>NEXT</w:t>
        </w:r>
      </w:ins>
    </w:p>
    <w:p w14:paraId="1EA8232A" w14:textId="77777777" w:rsidR="00381689" w:rsidRPr="00381689" w:rsidRDefault="00381689">
      <w:pPr>
        <w:rPr>
          <w:ins w:id="670" w:author="Danni Liu" w:date="2020-09-02T20:30:00Z"/>
          <w:rPrChange w:id="671" w:author="Danni Liu" w:date="2020-09-02T20:30:00Z">
            <w:rPr>
              <w:ins w:id="672" w:author="Danni Liu" w:date="2020-09-02T20:30:00Z"/>
            </w:rPr>
          </w:rPrChange>
        </w:rPr>
        <w:pPrChange w:id="673" w:author="Danni Liu" w:date="2020-09-02T20:30:00Z">
          <w:pPr>
            <w:pStyle w:val="Heading2"/>
          </w:pPr>
        </w:pPrChange>
      </w:pPr>
    </w:p>
    <w:p w14:paraId="4F766D39" w14:textId="37270DB3" w:rsidR="00B23922" w:rsidRDefault="00B23922" w:rsidP="00B23922">
      <w:pPr>
        <w:pStyle w:val="Heading1"/>
        <w:rPr>
          <w:ins w:id="674" w:author="Danni Liu" w:date="2020-09-03T13:10:00Z"/>
        </w:rPr>
      </w:pPr>
      <w:ins w:id="675" w:author="Danni Liu" w:date="2020-09-03T13:10:00Z">
        <w:r>
          <w:t>Java</w:t>
        </w:r>
        <w:r>
          <w:t>Script</w:t>
        </w:r>
      </w:ins>
    </w:p>
    <w:p w14:paraId="0D48FEE6" w14:textId="1855E0ED" w:rsidR="00B23922" w:rsidRDefault="00B23922" w:rsidP="00B23922">
      <w:pPr>
        <w:pStyle w:val="Heading2"/>
        <w:rPr>
          <w:ins w:id="676" w:author="Danni Liu" w:date="2020-09-03T13:11:00Z"/>
        </w:rPr>
      </w:pPr>
      <w:ins w:id="677" w:author="Danni Liu" w:date="2020-09-03T13:11:00Z">
        <w:r>
          <w:t>General</w:t>
        </w:r>
      </w:ins>
    </w:p>
    <w:p w14:paraId="719CD126" w14:textId="77777777" w:rsidR="00B23922" w:rsidRDefault="00B23922" w:rsidP="00B23922">
      <w:pPr>
        <w:pStyle w:val="NormalWeb"/>
        <w:spacing w:before="0" w:beforeAutospacing="0" w:after="0" w:afterAutospacing="0"/>
        <w:rPr>
          <w:ins w:id="678" w:author="Danni Liu" w:date="2020-09-03T13:11:00Z"/>
          <w:rFonts w:ascii="Calibri" w:hAnsi="Calibri" w:cs="Calibri"/>
          <w:sz w:val="22"/>
          <w:szCs w:val="22"/>
        </w:rPr>
      </w:pPr>
      <w:ins w:id="679" w:author="Danni Liu" w:date="2020-09-03T13:11:00Z">
        <w:r>
          <w:rPr>
            <w:rFonts w:ascii="Calibri" w:hAnsi="Calibri" w:cs="Calibri"/>
            <w:sz w:val="22"/>
            <w:szCs w:val="22"/>
          </w:rPr>
          <w:t>-------------------TODO:</w:t>
        </w:r>
      </w:ins>
    </w:p>
    <w:p w14:paraId="2810A53A" w14:textId="77777777" w:rsidR="00B23922" w:rsidRDefault="00B23922" w:rsidP="00B23922">
      <w:pPr>
        <w:pStyle w:val="NormalWeb"/>
        <w:spacing w:before="0" w:beforeAutospacing="0" w:after="0" w:afterAutospacing="0"/>
        <w:rPr>
          <w:ins w:id="680" w:author="Danni Liu" w:date="2020-09-03T13:11:00Z"/>
          <w:rFonts w:ascii="Calibri" w:hAnsi="Calibri" w:cs="Calibri"/>
          <w:sz w:val="22"/>
          <w:szCs w:val="22"/>
        </w:rPr>
      </w:pPr>
      <w:ins w:id="681" w:author="Danni Liu" w:date="2020-09-03T13:11:00Z">
        <w:r>
          <w:rPr>
            <w:rFonts w:ascii="Calibri" w:hAnsi="Calibri" w:cs="Calibri"/>
            <w:sz w:val="22"/>
            <w:szCs w:val="22"/>
          </w:rPr>
          <w:fldChar w:fldCharType="begin"/>
        </w:r>
        <w:r>
          <w:rPr>
            <w:rFonts w:ascii="Calibri" w:hAnsi="Calibri" w:cs="Calibri"/>
            <w:sz w:val="22"/>
            <w:szCs w:val="22"/>
          </w:rPr>
          <w:instrText xml:space="preserve"> HYPERLINK "https://jsbin.com/help/getting-started/" </w:instrText>
        </w:r>
        <w:r>
          <w:rPr>
            <w:rFonts w:ascii="Calibri" w:hAnsi="Calibri" w:cs="Calibri"/>
            <w:sz w:val="22"/>
            <w:szCs w:val="22"/>
          </w:rPr>
          <w:fldChar w:fldCharType="separate"/>
        </w:r>
        <w:r>
          <w:rPr>
            <w:rStyle w:val="Hyperlink"/>
            <w:rFonts w:ascii="Calibri" w:hAnsi="Calibri" w:cs="Calibri"/>
            <w:sz w:val="22"/>
            <w:szCs w:val="22"/>
            <w:highlight w:val="yellow"/>
          </w:rPr>
          <w:t>https://jsbin.com/help/getting-started/</w:t>
        </w:r>
        <w:r>
          <w:rPr>
            <w:rFonts w:ascii="Calibri" w:hAnsi="Calibri" w:cs="Calibri"/>
            <w:sz w:val="22"/>
            <w:szCs w:val="22"/>
          </w:rPr>
          <w:fldChar w:fldCharType="end"/>
        </w:r>
        <w:r>
          <w:rPr>
            <w:rFonts w:ascii="Calibri" w:hAnsi="Calibri" w:cs="Calibri"/>
            <w:sz w:val="22"/>
            <w:szCs w:val="22"/>
            <w:highlight w:val="yellow"/>
          </w:rPr>
          <w:t xml:space="preserve">  : verify if </w:t>
        </w:r>
        <w:proofErr w:type="spellStart"/>
        <w:r>
          <w:rPr>
            <w:rFonts w:ascii="Calibri" w:hAnsi="Calibri" w:cs="Calibri"/>
            <w:sz w:val="22"/>
            <w:szCs w:val="22"/>
            <w:highlight w:val="yellow"/>
          </w:rPr>
          <w:t>JSBin</w:t>
        </w:r>
        <w:proofErr w:type="spellEnd"/>
        <w:r>
          <w:rPr>
            <w:rFonts w:ascii="Calibri" w:hAnsi="Calibri" w:cs="Calibri"/>
            <w:sz w:val="22"/>
            <w:szCs w:val="22"/>
            <w:highlight w:val="yellow"/>
          </w:rPr>
          <w:t xml:space="preserve"> is a good site to do JS testing</w:t>
        </w:r>
      </w:ins>
    </w:p>
    <w:p w14:paraId="219F76D1" w14:textId="77777777" w:rsidR="00B23922" w:rsidRDefault="00B23922" w:rsidP="00B23922">
      <w:pPr>
        <w:pStyle w:val="NormalWeb"/>
        <w:spacing w:before="0" w:beforeAutospacing="0" w:after="0" w:afterAutospacing="0"/>
        <w:rPr>
          <w:ins w:id="682" w:author="Danni Liu" w:date="2020-09-03T13:11:00Z"/>
          <w:rFonts w:ascii="Calibri" w:hAnsi="Calibri" w:cs="Calibri"/>
          <w:sz w:val="22"/>
          <w:szCs w:val="22"/>
        </w:rPr>
      </w:pPr>
      <w:ins w:id="683" w:author="Danni Liu" w:date="2020-09-03T13:11:00Z">
        <w:r>
          <w:rPr>
            <w:rFonts w:ascii="Calibri" w:hAnsi="Calibri" w:cs="Calibri"/>
            <w:sz w:val="22"/>
            <w:szCs w:val="22"/>
          </w:rPr>
          <w:t> </w:t>
        </w:r>
      </w:ins>
    </w:p>
    <w:p w14:paraId="7D9DF41B" w14:textId="77777777" w:rsidR="00B23922" w:rsidRDefault="00B23922" w:rsidP="00B23922">
      <w:pPr>
        <w:pStyle w:val="NormalWeb"/>
        <w:spacing w:before="0" w:beforeAutospacing="0" w:after="0" w:afterAutospacing="0"/>
        <w:rPr>
          <w:ins w:id="684" w:author="Danni Liu" w:date="2020-09-03T13:11:00Z"/>
          <w:rFonts w:ascii="Calibri" w:hAnsi="Calibri" w:cs="Calibri"/>
          <w:sz w:val="22"/>
          <w:szCs w:val="22"/>
        </w:rPr>
      </w:pPr>
      <w:ins w:id="685" w:author="Danni Liu" w:date="2020-09-03T13:11:00Z">
        <w:r>
          <w:rPr>
            <w:rFonts w:ascii="Calibri" w:hAnsi="Calibri" w:cs="Calibri"/>
            <w:sz w:val="22"/>
            <w:szCs w:val="22"/>
          </w:rPr>
          <w:t>-------------------Links:</w:t>
        </w:r>
      </w:ins>
    </w:p>
    <w:p w14:paraId="2FAABB40" w14:textId="77777777" w:rsidR="00B23922" w:rsidRDefault="00B23922" w:rsidP="00B23922">
      <w:pPr>
        <w:pStyle w:val="NormalWeb"/>
        <w:spacing w:before="0" w:beforeAutospacing="0" w:after="0" w:afterAutospacing="0"/>
        <w:rPr>
          <w:ins w:id="686" w:author="Danni Liu" w:date="2020-09-03T13:11:00Z"/>
          <w:rFonts w:ascii="Calibri" w:hAnsi="Calibri" w:cs="Calibri"/>
          <w:sz w:val="22"/>
          <w:szCs w:val="22"/>
        </w:rPr>
      </w:pPr>
      <w:ins w:id="687" w:author="Danni Liu" w:date="2020-09-03T13:11:00Z">
        <w:r>
          <w:rPr>
            <w:rFonts w:ascii="Calibri" w:hAnsi="Calibri" w:cs="Calibri"/>
            <w:sz w:val="22"/>
            <w:szCs w:val="22"/>
          </w:rPr>
          <w:t>**</w:t>
        </w:r>
        <w:proofErr w:type="spellStart"/>
        <w:r>
          <w:rPr>
            <w:rFonts w:ascii="Calibri" w:hAnsi="Calibri" w:cs="Calibri"/>
            <w:sz w:val="22"/>
            <w:szCs w:val="22"/>
          </w:rPr>
          <w:t>javascript</w:t>
        </w:r>
        <w:proofErr w:type="spellEnd"/>
        <w:r>
          <w:rPr>
            <w:rFonts w:ascii="Calibri" w:hAnsi="Calibri" w:cs="Calibri"/>
            <w:sz w:val="22"/>
            <w:szCs w:val="22"/>
          </w:rPr>
          <w:t xml:space="preserve"> tutorial: </w:t>
        </w:r>
        <w:r>
          <w:rPr>
            <w:rFonts w:ascii="Calibri" w:hAnsi="Calibri" w:cs="Calibri"/>
            <w:sz w:val="22"/>
            <w:szCs w:val="22"/>
          </w:rPr>
          <w:fldChar w:fldCharType="begin"/>
        </w:r>
        <w:r>
          <w:rPr>
            <w:rFonts w:ascii="Calibri" w:hAnsi="Calibri" w:cs="Calibri"/>
            <w:sz w:val="22"/>
            <w:szCs w:val="22"/>
          </w:rPr>
          <w:instrText xml:space="preserve"> HYPERLINK "https://developer.mozilla.org/en-US/docs/Web/JavaScript/A_re-introduction_to_JavaScript" </w:instrText>
        </w:r>
        <w:r>
          <w:rPr>
            <w:rFonts w:ascii="Calibri" w:hAnsi="Calibri" w:cs="Calibri"/>
            <w:sz w:val="22"/>
            <w:szCs w:val="22"/>
          </w:rPr>
          <w:fldChar w:fldCharType="separate"/>
        </w:r>
        <w:r>
          <w:rPr>
            <w:rStyle w:val="Hyperlink"/>
            <w:rFonts w:ascii="Calibri" w:hAnsi="Calibri" w:cs="Calibri"/>
            <w:sz w:val="22"/>
            <w:szCs w:val="22"/>
          </w:rPr>
          <w:t>https://developer.mozilla.org/en-US/docs/Web/JavaScript/A_re-introduction_to_JavaScript</w:t>
        </w:r>
        <w:r>
          <w:rPr>
            <w:rFonts w:ascii="Calibri" w:hAnsi="Calibri" w:cs="Calibri"/>
            <w:sz w:val="22"/>
            <w:szCs w:val="22"/>
          </w:rPr>
          <w:fldChar w:fldCharType="end"/>
        </w:r>
      </w:ins>
    </w:p>
    <w:p w14:paraId="43DE6170" w14:textId="77777777" w:rsidR="00B23922" w:rsidRDefault="00B23922" w:rsidP="00B23922">
      <w:pPr>
        <w:pStyle w:val="NormalWeb"/>
        <w:spacing w:before="0" w:beforeAutospacing="0" w:after="0" w:afterAutospacing="0"/>
        <w:rPr>
          <w:ins w:id="688" w:author="Danni Liu" w:date="2020-09-03T13:11:00Z"/>
          <w:rFonts w:ascii="Calibri" w:hAnsi="Calibri" w:cs="Calibri"/>
          <w:sz w:val="22"/>
          <w:szCs w:val="22"/>
        </w:rPr>
      </w:pPr>
      <w:ins w:id="689" w:author="Danni Liu" w:date="2020-09-03T13:11:00Z">
        <w:r>
          <w:rPr>
            <w:rFonts w:ascii="Calibri" w:hAnsi="Calibri" w:cs="Calibri"/>
            <w:sz w:val="22"/>
            <w:szCs w:val="22"/>
          </w:rPr>
          <w:t>**</w:t>
        </w:r>
        <w:proofErr w:type="spellStart"/>
        <w:r>
          <w:rPr>
            <w:rFonts w:ascii="Calibri" w:hAnsi="Calibri" w:cs="Calibri"/>
            <w:sz w:val="22"/>
            <w:szCs w:val="22"/>
          </w:rPr>
          <w:t>javascript</w:t>
        </w:r>
        <w:proofErr w:type="spellEnd"/>
        <w:r>
          <w:rPr>
            <w:rFonts w:ascii="Calibri" w:hAnsi="Calibri" w:cs="Calibri"/>
            <w:sz w:val="22"/>
            <w:szCs w:val="22"/>
          </w:rPr>
          <w:t xml:space="preserve">-prototypes: </w:t>
        </w:r>
        <w:r>
          <w:rPr>
            <w:rFonts w:ascii="Calibri" w:hAnsi="Calibri" w:cs="Calibri"/>
            <w:sz w:val="22"/>
            <w:szCs w:val="22"/>
          </w:rPr>
          <w:fldChar w:fldCharType="begin"/>
        </w:r>
        <w:r>
          <w:rPr>
            <w:rFonts w:ascii="Calibri" w:hAnsi="Calibri" w:cs="Calibri"/>
            <w:sz w:val="22"/>
            <w:szCs w:val="22"/>
          </w:rPr>
          <w:instrText xml:space="preserve"> HYPERLINK "http://sporto.github.io/blog/2013/02/22/a-plain-english-guide-to-javascript-prototypes/" </w:instrText>
        </w:r>
        <w:r>
          <w:rPr>
            <w:rFonts w:ascii="Calibri" w:hAnsi="Calibri" w:cs="Calibri"/>
            <w:sz w:val="22"/>
            <w:szCs w:val="22"/>
          </w:rPr>
          <w:fldChar w:fldCharType="separate"/>
        </w:r>
        <w:r>
          <w:rPr>
            <w:rStyle w:val="Hyperlink"/>
            <w:rFonts w:ascii="Calibri" w:hAnsi="Calibri" w:cs="Calibri"/>
            <w:sz w:val="22"/>
            <w:szCs w:val="22"/>
          </w:rPr>
          <w:t>http://sporto.github.io/blog/2013/02/22/a-plain-english-guide-to-javascript-prototypes/</w:t>
        </w:r>
        <w:r>
          <w:rPr>
            <w:rFonts w:ascii="Calibri" w:hAnsi="Calibri" w:cs="Calibri"/>
            <w:sz w:val="22"/>
            <w:szCs w:val="22"/>
          </w:rPr>
          <w:fldChar w:fldCharType="end"/>
        </w:r>
      </w:ins>
    </w:p>
    <w:p w14:paraId="454CE1B3" w14:textId="77777777" w:rsidR="00B23922" w:rsidRDefault="00B23922" w:rsidP="00B23922">
      <w:pPr>
        <w:pStyle w:val="NormalWeb"/>
        <w:spacing w:before="0" w:beforeAutospacing="0" w:after="0" w:afterAutospacing="0"/>
        <w:rPr>
          <w:ins w:id="690" w:author="Danni Liu" w:date="2020-09-03T13:11:00Z"/>
          <w:rFonts w:ascii="Calibri" w:hAnsi="Calibri" w:cs="Calibri"/>
          <w:sz w:val="22"/>
          <w:szCs w:val="22"/>
        </w:rPr>
      </w:pPr>
      <w:ins w:id="691" w:author="Danni Liu" w:date="2020-09-03T13:11:00Z">
        <w:r>
          <w:rPr>
            <w:rFonts w:ascii="Calibri" w:hAnsi="Calibri" w:cs="Calibri"/>
            <w:sz w:val="22"/>
            <w:szCs w:val="22"/>
          </w:rPr>
          <w:t xml:space="preserve">** </w:t>
        </w:r>
        <w:r>
          <w:rPr>
            <w:rFonts w:ascii="Calibri" w:hAnsi="Calibri" w:cs="Calibri"/>
            <w:sz w:val="22"/>
            <w:szCs w:val="22"/>
          </w:rPr>
          <w:fldChar w:fldCharType="begin"/>
        </w:r>
        <w:r>
          <w:rPr>
            <w:rFonts w:ascii="Calibri" w:hAnsi="Calibri" w:cs="Calibri"/>
            <w:sz w:val="22"/>
            <w:szCs w:val="22"/>
          </w:rPr>
          <w:instrText xml:space="preserve"> HYPERLINK "https://www.quora.com/What-are-some-of-the-advanced-topics-in-JavaScript" </w:instrText>
        </w:r>
        <w:r>
          <w:rPr>
            <w:rFonts w:ascii="Calibri" w:hAnsi="Calibri" w:cs="Calibri"/>
            <w:sz w:val="22"/>
            <w:szCs w:val="22"/>
          </w:rPr>
          <w:fldChar w:fldCharType="separate"/>
        </w:r>
        <w:r>
          <w:rPr>
            <w:rStyle w:val="Hyperlink"/>
            <w:rFonts w:ascii="Calibri" w:hAnsi="Calibri" w:cs="Calibri"/>
            <w:sz w:val="22"/>
            <w:szCs w:val="22"/>
          </w:rPr>
          <w:t>https://www.quora.com/What-are-some-of-the-advanced-topics-in-JavaScript</w:t>
        </w:r>
        <w:r>
          <w:rPr>
            <w:rFonts w:ascii="Calibri" w:hAnsi="Calibri" w:cs="Calibri"/>
            <w:sz w:val="22"/>
            <w:szCs w:val="22"/>
          </w:rPr>
          <w:fldChar w:fldCharType="end"/>
        </w:r>
      </w:ins>
    </w:p>
    <w:p w14:paraId="317B6BF7" w14:textId="77777777" w:rsidR="00B23922" w:rsidRDefault="00B23922" w:rsidP="00B23922">
      <w:pPr>
        <w:pStyle w:val="NormalWeb"/>
        <w:spacing w:before="0" w:beforeAutospacing="0" w:after="0" w:afterAutospacing="0"/>
        <w:rPr>
          <w:ins w:id="692" w:author="Danni Liu" w:date="2020-09-03T13:11:00Z"/>
          <w:rFonts w:ascii="Calibri" w:hAnsi="Calibri" w:cs="Calibri"/>
          <w:sz w:val="22"/>
          <w:szCs w:val="22"/>
        </w:rPr>
      </w:pPr>
      <w:ins w:id="693" w:author="Danni Liu" w:date="2020-09-03T13:11:00Z">
        <w:r>
          <w:rPr>
            <w:rFonts w:ascii="Calibri" w:hAnsi="Calibri" w:cs="Calibri"/>
            <w:sz w:val="22"/>
            <w:szCs w:val="22"/>
          </w:rPr>
          <w:t> </w:t>
        </w:r>
      </w:ins>
    </w:p>
    <w:p w14:paraId="66E9B7B2" w14:textId="77777777" w:rsidR="00B23922" w:rsidRDefault="00B23922" w:rsidP="00B23922">
      <w:pPr>
        <w:pStyle w:val="NormalWeb"/>
        <w:spacing w:before="0" w:beforeAutospacing="0" w:after="0" w:afterAutospacing="0"/>
        <w:rPr>
          <w:ins w:id="694" w:author="Danni Liu" w:date="2020-09-03T13:11:00Z"/>
          <w:rFonts w:ascii="Calibri" w:hAnsi="Calibri" w:cs="Calibri"/>
          <w:sz w:val="22"/>
          <w:szCs w:val="22"/>
        </w:rPr>
      </w:pPr>
      <w:ins w:id="695" w:author="Danni Liu" w:date="2020-09-03T13:11:00Z">
        <w:r>
          <w:rPr>
            <w:rFonts w:ascii="Calibri" w:hAnsi="Calibri" w:cs="Calibri"/>
            <w:sz w:val="22"/>
            <w:szCs w:val="22"/>
          </w:rPr>
          <w:t>------------------Tools:</w:t>
        </w:r>
      </w:ins>
    </w:p>
    <w:p w14:paraId="2F39271E" w14:textId="77777777" w:rsidR="00B23922" w:rsidRDefault="00B23922" w:rsidP="00B23922">
      <w:pPr>
        <w:pStyle w:val="NormalWeb"/>
        <w:spacing w:before="0" w:beforeAutospacing="0" w:after="0" w:afterAutospacing="0"/>
        <w:rPr>
          <w:ins w:id="696" w:author="Danni Liu" w:date="2020-09-03T13:11:00Z"/>
          <w:rFonts w:ascii="Calibri" w:hAnsi="Calibri" w:cs="Calibri"/>
          <w:sz w:val="22"/>
          <w:szCs w:val="22"/>
        </w:rPr>
      </w:pPr>
      <w:ins w:id="697" w:author="Danni Liu" w:date="2020-09-03T13:11:00Z">
        <w:r>
          <w:rPr>
            <w:rFonts w:ascii="Calibri" w:hAnsi="Calibri" w:cs="Calibri"/>
            <w:sz w:val="22"/>
            <w:szCs w:val="22"/>
          </w:rPr>
          <w:t xml:space="preserve">**Babel is </w:t>
        </w:r>
        <w:proofErr w:type="spellStart"/>
        <w:r>
          <w:rPr>
            <w:rFonts w:ascii="Calibri" w:hAnsi="Calibri" w:cs="Calibri"/>
            <w:sz w:val="22"/>
            <w:szCs w:val="22"/>
          </w:rPr>
          <w:t>javascript</w:t>
        </w:r>
        <w:proofErr w:type="spellEnd"/>
        <w:r>
          <w:rPr>
            <w:rFonts w:ascii="Calibri" w:hAnsi="Calibri" w:cs="Calibri"/>
            <w:sz w:val="22"/>
            <w:szCs w:val="22"/>
          </w:rPr>
          <w:t xml:space="preserve"> compiler</w:t>
        </w:r>
      </w:ins>
    </w:p>
    <w:p w14:paraId="3E9E829D" w14:textId="77777777" w:rsidR="00B23922" w:rsidRDefault="00B23922" w:rsidP="00B23922">
      <w:pPr>
        <w:pStyle w:val="NormalWeb"/>
        <w:spacing w:before="0" w:beforeAutospacing="0" w:after="0" w:afterAutospacing="0"/>
        <w:rPr>
          <w:ins w:id="698" w:author="Danni Liu" w:date="2020-09-03T13:11:00Z"/>
          <w:rFonts w:ascii="Calibri" w:hAnsi="Calibri" w:cs="Calibri"/>
          <w:sz w:val="22"/>
          <w:szCs w:val="22"/>
        </w:rPr>
      </w:pPr>
      <w:ins w:id="699" w:author="Danni Liu" w:date="2020-09-03T13:11:00Z">
        <w:r>
          <w:rPr>
            <w:rFonts w:ascii="Calibri" w:hAnsi="Calibri" w:cs="Calibri"/>
            <w:sz w:val="22"/>
            <w:szCs w:val="22"/>
          </w:rPr>
          <w:t xml:space="preserve">**webpack: is module bundler for modern </w:t>
        </w:r>
        <w:proofErr w:type="spellStart"/>
        <w:r>
          <w:rPr>
            <w:rFonts w:ascii="Calibri" w:hAnsi="Calibri" w:cs="Calibri"/>
            <w:sz w:val="22"/>
            <w:szCs w:val="22"/>
          </w:rPr>
          <w:t>javascript</w:t>
        </w:r>
        <w:proofErr w:type="spellEnd"/>
        <w:r>
          <w:rPr>
            <w:rFonts w:ascii="Calibri" w:hAnsi="Calibri" w:cs="Calibri"/>
            <w:sz w:val="22"/>
            <w:szCs w:val="22"/>
          </w:rPr>
          <w:t xml:space="preserve"> applications.</w:t>
        </w:r>
      </w:ins>
    </w:p>
    <w:p w14:paraId="62059D45" w14:textId="77777777" w:rsidR="00B23922" w:rsidRDefault="00B23922" w:rsidP="00B23922">
      <w:pPr>
        <w:pStyle w:val="NormalWeb"/>
        <w:spacing w:before="0" w:beforeAutospacing="0" w:after="0" w:afterAutospacing="0"/>
        <w:rPr>
          <w:ins w:id="700" w:author="Danni Liu" w:date="2020-09-03T13:11:00Z"/>
          <w:rFonts w:ascii="Calibri" w:hAnsi="Calibri" w:cs="Calibri"/>
          <w:sz w:val="22"/>
          <w:szCs w:val="22"/>
        </w:rPr>
      </w:pPr>
      <w:ins w:id="701" w:author="Danni Liu" w:date="2020-09-03T13:11:00Z">
        <w:r>
          <w:rPr>
            <w:rFonts w:ascii="Calibri" w:hAnsi="Calibri" w:cs="Calibri"/>
            <w:sz w:val="22"/>
            <w:szCs w:val="22"/>
          </w:rPr>
          <w:t> </w:t>
        </w:r>
      </w:ins>
    </w:p>
    <w:p w14:paraId="0C6F50E9" w14:textId="77777777" w:rsidR="00B23922" w:rsidRDefault="00B23922" w:rsidP="00B23922">
      <w:pPr>
        <w:pStyle w:val="NormalWeb"/>
        <w:spacing w:before="0" w:beforeAutospacing="0" w:after="0" w:afterAutospacing="0"/>
        <w:rPr>
          <w:ins w:id="702" w:author="Danni Liu" w:date="2020-09-03T13:11:00Z"/>
          <w:rFonts w:ascii="Calibri" w:hAnsi="Calibri" w:cs="Calibri"/>
          <w:sz w:val="22"/>
          <w:szCs w:val="22"/>
        </w:rPr>
      </w:pPr>
      <w:ins w:id="703" w:author="Danni Liu" w:date="2020-09-03T13:11:00Z">
        <w:r>
          <w:rPr>
            <w:rFonts w:ascii="Calibri" w:hAnsi="Calibri" w:cs="Calibri"/>
            <w:sz w:val="22"/>
            <w:szCs w:val="22"/>
          </w:rPr>
          <w:t>------------------Important concepts:</w:t>
        </w:r>
      </w:ins>
    </w:p>
    <w:p w14:paraId="257FC341" w14:textId="77777777" w:rsidR="00B23922" w:rsidRDefault="00B23922" w:rsidP="00B23922">
      <w:pPr>
        <w:pStyle w:val="NormalWeb"/>
        <w:spacing w:before="0" w:beforeAutospacing="0" w:after="0" w:afterAutospacing="0"/>
        <w:rPr>
          <w:ins w:id="704" w:author="Danni Liu" w:date="2020-09-03T13:11:00Z"/>
          <w:rFonts w:ascii="Calibri" w:hAnsi="Calibri" w:cs="Calibri"/>
          <w:sz w:val="22"/>
          <w:szCs w:val="22"/>
        </w:rPr>
      </w:pPr>
      <w:ins w:id="705" w:author="Danni Liu" w:date="2020-09-03T13:11:00Z">
        <w:r>
          <w:rPr>
            <w:rFonts w:ascii="Calibri" w:hAnsi="Calibri" w:cs="Calibri"/>
            <w:sz w:val="22"/>
            <w:szCs w:val="22"/>
          </w:rPr>
          <w:t>**JavaScript Operators:</w:t>
        </w:r>
      </w:ins>
    </w:p>
    <w:p w14:paraId="31724877" w14:textId="77777777" w:rsidR="00B23922" w:rsidRDefault="00B23922" w:rsidP="00B23922">
      <w:pPr>
        <w:numPr>
          <w:ilvl w:val="0"/>
          <w:numId w:val="65"/>
        </w:numPr>
        <w:spacing w:after="0" w:line="240" w:lineRule="auto"/>
        <w:ind w:left="540"/>
        <w:textAlignment w:val="center"/>
        <w:rPr>
          <w:ins w:id="706" w:author="Danni Liu" w:date="2020-09-03T13:11:00Z"/>
          <w:rFonts w:ascii="Calibri" w:hAnsi="Calibri" w:cs="Calibri"/>
        </w:rPr>
      </w:pPr>
      <w:ins w:id="707" w:author="Danni Liu" w:date="2020-09-03T13:11:00Z">
        <w:r>
          <w:rPr>
            <w:rFonts w:ascii="Calibri" w:hAnsi="Calibri" w:cs="Calibri"/>
          </w:rPr>
          <w:lastRenderedPageBreak/>
          <w:t>JS ES6 spread syntax: "…"</w:t>
        </w:r>
      </w:ins>
    </w:p>
    <w:p w14:paraId="0852CB62" w14:textId="77777777" w:rsidR="00B23922" w:rsidRDefault="00B23922" w:rsidP="00B23922">
      <w:pPr>
        <w:pStyle w:val="NormalWeb"/>
        <w:spacing w:before="0" w:beforeAutospacing="0" w:after="0" w:afterAutospacing="0"/>
        <w:rPr>
          <w:ins w:id="708" w:author="Danni Liu" w:date="2020-09-03T13:11:00Z"/>
          <w:rFonts w:ascii="Calibri" w:hAnsi="Calibri" w:cs="Calibri"/>
          <w:sz w:val="22"/>
          <w:szCs w:val="22"/>
        </w:rPr>
      </w:pPr>
      <w:ins w:id="709" w:author="Danni Liu" w:date="2020-09-03T13:11:00Z">
        <w:r>
          <w:rPr>
            <w:rFonts w:ascii="Calibri" w:hAnsi="Calibri" w:cs="Calibri"/>
            <w:sz w:val="22"/>
            <w:szCs w:val="22"/>
          </w:rPr>
          <w:t> </w:t>
        </w:r>
      </w:ins>
    </w:p>
    <w:p w14:paraId="6B513362" w14:textId="77777777" w:rsidR="00B23922" w:rsidRDefault="00B23922" w:rsidP="00B23922">
      <w:pPr>
        <w:pStyle w:val="NormalWeb"/>
        <w:spacing w:before="0" w:beforeAutospacing="0" w:after="0" w:afterAutospacing="0"/>
        <w:rPr>
          <w:ins w:id="710" w:author="Danni Liu" w:date="2020-09-03T13:11:00Z"/>
          <w:rFonts w:ascii="Calibri" w:hAnsi="Calibri" w:cs="Calibri"/>
          <w:sz w:val="22"/>
          <w:szCs w:val="22"/>
        </w:rPr>
      </w:pPr>
      <w:ins w:id="711" w:author="Danni Liu" w:date="2020-09-03T13:11:00Z">
        <w:r>
          <w:rPr>
            <w:rFonts w:ascii="Calibri" w:hAnsi="Calibri" w:cs="Calibri"/>
            <w:sz w:val="22"/>
            <w:szCs w:val="22"/>
          </w:rPr>
          <w:t>**Two most noticeable features of JS:</w:t>
        </w:r>
      </w:ins>
    </w:p>
    <w:p w14:paraId="252D2D11" w14:textId="77777777" w:rsidR="00B23922" w:rsidRDefault="00B23922" w:rsidP="00B23922">
      <w:pPr>
        <w:numPr>
          <w:ilvl w:val="0"/>
          <w:numId w:val="66"/>
        </w:numPr>
        <w:spacing w:after="0" w:line="240" w:lineRule="auto"/>
        <w:ind w:left="540"/>
        <w:textAlignment w:val="center"/>
        <w:rPr>
          <w:ins w:id="712" w:author="Danni Liu" w:date="2020-09-03T13:11:00Z"/>
          <w:rFonts w:ascii="Calibri" w:hAnsi="Calibri" w:cs="Calibri"/>
        </w:rPr>
      </w:pPr>
      <w:ins w:id="713" w:author="Danni Liu" w:date="2020-09-03T13:11:00Z">
        <w:r>
          <w:rPr>
            <w:rFonts w:ascii="Calibri" w:hAnsi="Calibri" w:cs="Calibri"/>
          </w:rPr>
          <w:t xml:space="preserve">First-class function: a function can be treated the </w:t>
        </w:r>
        <w:proofErr w:type="spellStart"/>
        <w:r>
          <w:rPr>
            <w:rFonts w:ascii="Calibri" w:hAnsi="Calibri" w:cs="Calibri"/>
          </w:rPr>
          <w:t>sme</w:t>
        </w:r>
        <w:proofErr w:type="spellEnd"/>
        <w:r>
          <w:rPr>
            <w:rFonts w:ascii="Calibri" w:hAnsi="Calibri" w:cs="Calibri"/>
          </w:rPr>
          <w:t xml:space="preserve"> ways as any other variables.</w:t>
        </w:r>
      </w:ins>
    </w:p>
    <w:p w14:paraId="51269F65" w14:textId="77777777" w:rsidR="00B23922" w:rsidRDefault="00B23922" w:rsidP="00B23922">
      <w:pPr>
        <w:numPr>
          <w:ilvl w:val="0"/>
          <w:numId w:val="66"/>
        </w:numPr>
        <w:spacing w:after="0" w:line="240" w:lineRule="auto"/>
        <w:ind w:left="540"/>
        <w:textAlignment w:val="center"/>
        <w:rPr>
          <w:ins w:id="714" w:author="Danni Liu" w:date="2020-09-03T13:11:00Z"/>
          <w:rFonts w:ascii="Calibri" w:hAnsi="Calibri" w:cs="Calibri"/>
        </w:rPr>
      </w:pPr>
      <w:ins w:id="715" w:author="Danni Liu" w:date="2020-09-03T13:11:00Z">
        <w:r>
          <w:rPr>
            <w:rFonts w:ascii="Calibri" w:hAnsi="Calibri" w:cs="Calibri"/>
          </w:rPr>
          <w:t>Closures:</w:t>
        </w:r>
      </w:ins>
    </w:p>
    <w:p w14:paraId="51BDC4B3" w14:textId="77777777" w:rsidR="00B23922" w:rsidRDefault="00B23922" w:rsidP="00B23922">
      <w:pPr>
        <w:numPr>
          <w:ilvl w:val="1"/>
          <w:numId w:val="66"/>
        </w:numPr>
        <w:spacing w:after="0" w:line="240" w:lineRule="auto"/>
        <w:ind w:left="1080"/>
        <w:textAlignment w:val="center"/>
        <w:rPr>
          <w:ins w:id="716" w:author="Danni Liu" w:date="2020-09-03T13:11:00Z"/>
          <w:rFonts w:ascii="Calibri" w:hAnsi="Calibri" w:cs="Calibri"/>
        </w:rPr>
      </w:pPr>
      <w:ins w:id="717" w:author="Danni Liu" w:date="2020-09-03T13:11:00Z">
        <w:r>
          <w:rPr>
            <w:rFonts w:ascii="Calibri" w:hAnsi="Calibri" w:cs="Calibri"/>
          </w:rPr>
          <w:t>A function defined inside another function has access to all the variables declared in the outer function (outer scope)</w:t>
        </w:r>
      </w:ins>
    </w:p>
    <w:p w14:paraId="782FED27" w14:textId="77777777" w:rsidR="00B23922" w:rsidRDefault="00B23922" w:rsidP="00B23922">
      <w:pPr>
        <w:numPr>
          <w:ilvl w:val="1"/>
          <w:numId w:val="66"/>
        </w:numPr>
        <w:spacing w:after="0" w:line="240" w:lineRule="auto"/>
        <w:ind w:left="1080"/>
        <w:textAlignment w:val="center"/>
        <w:rPr>
          <w:ins w:id="718" w:author="Danni Liu" w:date="2020-09-03T13:11:00Z"/>
          <w:rFonts w:ascii="Calibri" w:hAnsi="Calibri" w:cs="Calibri"/>
          <w:color w:val="C00000"/>
        </w:rPr>
      </w:pPr>
      <w:ins w:id="719" w:author="Danni Liu" w:date="2020-09-03T13:11:00Z">
        <w:r>
          <w:rPr>
            <w:rFonts w:ascii="Calibri" w:hAnsi="Calibri" w:cs="Calibri"/>
            <w:color w:val="C00000"/>
          </w:rPr>
          <w:t>The inner function will continue to have access to the variables from the outer scope even after the outer function has returned (?).</w:t>
        </w:r>
      </w:ins>
    </w:p>
    <w:p w14:paraId="61A9E11C" w14:textId="77777777" w:rsidR="00B23922" w:rsidRDefault="00B23922" w:rsidP="00B23922">
      <w:pPr>
        <w:pStyle w:val="NormalWeb"/>
        <w:spacing w:before="0" w:beforeAutospacing="0" w:after="0" w:afterAutospacing="0"/>
        <w:rPr>
          <w:ins w:id="720" w:author="Danni Liu" w:date="2020-09-03T13:11:00Z"/>
          <w:rFonts w:ascii="Calibri" w:hAnsi="Calibri" w:cs="Calibri"/>
          <w:sz w:val="22"/>
          <w:szCs w:val="22"/>
        </w:rPr>
      </w:pPr>
      <w:ins w:id="721" w:author="Danni Liu" w:date="2020-09-03T13:11:00Z">
        <w:r>
          <w:rPr>
            <w:rFonts w:ascii="Calibri" w:hAnsi="Calibri" w:cs="Calibri"/>
            <w:sz w:val="22"/>
            <w:szCs w:val="22"/>
          </w:rPr>
          <w:t> </w:t>
        </w:r>
      </w:ins>
    </w:p>
    <w:p w14:paraId="4D2DD766" w14:textId="77777777" w:rsidR="00B23922" w:rsidRDefault="00B23922" w:rsidP="00B23922">
      <w:pPr>
        <w:pStyle w:val="NormalWeb"/>
        <w:spacing w:before="0" w:beforeAutospacing="0" w:after="0" w:afterAutospacing="0"/>
        <w:rPr>
          <w:ins w:id="722" w:author="Danni Liu" w:date="2020-09-03T13:11:00Z"/>
          <w:rFonts w:ascii="Calibri" w:hAnsi="Calibri" w:cs="Calibri"/>
          <w:sz w:val="22"/>
          <w:szCs w:val="22"/>
        </w:rPr>
      </w:pPr>
      <w:ins w:id="723" w:author="Danni Liu" w:date="2020-09-03T13:11:00Z">
        <w:r>
          <w:rPr>
            <w:rFonts w:ascii="Calibri" w:hAnsi="Calibri" w:cs="Calibri"/>
            <w:sz w:val="22"/>
            <w:szCs w:val="22"/>
          </w:rPr>
          <w:t xml:space="preserve">**JavaScript Objects( </w:t>
        </w:r>
        <w:r>
          <w:rPr>
            <w:rFonts w:ascii="Calibri" w:hAnsi="Calibri" w:cs="Calibri"/>
            <w:sz w:val="22"/>
            <w:szCs w:val="22"/>
          </w:rPr>
          <w:fldChar w:fldCharType="begin"/>
        </w:r>
        <w:r>
          <w:rPr>
            <w:rFonts w:ascii="Calibri" w:hAnsi="Calibri" w:cs="Calibri"/>
            <w:sz w:val="22"/>
            <w:szCs w:val="22"/>
          </w:rPr>
          <w:instrText xml:space="preserve"> HYPERLINK "http://javascriptissexy.com/javascript-objects-in-detail/" </w:instrText>
        </w:r>
        <w:r>
          <w:rPr>
            <w:rFonts w:ascii="Calibri" w:hAnsi="Calibri" w:cs="Calibri"/>
            <w:sz w:val="22"/>
            <w:szCs w:val="22"/>
          </w:rPr>
          <w:fldChar w:fldCharType="separate"/>
        </w:r>
        <w:r>
          <w:rPr>
            <w:rStyle w:val="Hyperlink"/>
            <w:rFonts w:ascii="Calibri" w:hAnsi="Calibri" w:cs="Calibri"/>
            <w:sz w:val="22"/>
            <w:szCs w:val="22"/>
          </w:rPr>
          <w:t>http://javascriptissexy.com/javascript-objects-in-detail/</w:t>
        </w:r>
        <w:r>
          <w:rPr>
            <w:rFonts w:ascii="Calibri" w:hAnsi="Calibri" w:cs="Calibri"/>
            <w:sz w:val="22"/>
            <w:szCs w:val="22"/>
          </w:rPr>
          <w:fldChar w:fldCharType="end"/>
        </w:r>
        <w:r>
          <w:rPr>
            <w:rFonts w:ascii="Calibri" w:hAnsi="Calibri" w:cs="Calibri"/>
            <w:sz w:val="22"/>
            <w:szCs w:val="22"/>
          </w:rPr>
          <w:t xml:space="preserve"> ):</w:t>
        </w:r>
      </w:ins>
    </w:p>
    <w:p w14:paraId="72AD30EE" w14:textId="77777777" w:rsidR="00B23922" w:rsidRDefault="00B23922" w:rsidP="00B23922">
      <w:pPr>
        <w:numPr>
          <w:ilvl w:val="0"/>
          <w:numId w:val="67"/>
        </w:numPr>
        <w:spacing w:after="0" w:line="240" w:lineRule="auto"/>
        <w:ind w:left="540"/>
        <w:textAlignment w:val="center"/>
        <w:rPr>
          <w:ins w:id="724" w:author="Danni Liu" w:date="2020-09-03T13:11:00Z"/>
          <w:rFonts w:ascii="Calibri" w:hAnsi="Calibri" w:cs="Calibri"/>
        </w:rPr>
      </w:pPr>
      <w:ins w:id="725" w:author="Danni Liu" w:date="2020-09-03T13:11:00Z">
        <w:r>
          <w:rPr>
            <w:rFonts w:ascii="Calibri" w:hAnsi="Calibri" w:cs="Calibri"/>
          </w:rPr>
          <w:t xml:space="preserve">JS has one complex data type, the object data type, which is </w:t>
        </w:r>
        <w:r>
          <w:rPr>
            <w:rFonts w:ascii="Calibri" w:hAnsi="Calibri" w:cs="Calibri"/>
            <w:b/>
            <w:bCs/>
          </w:rPr>
          <w:t>mutable</w:t>
        </w:r>
        <w:r>
          <w:rPr>
            <w:rFonts w:ascii="Calibri" w:hAnsi="Calibri" w:cs="Calibri"/>
          </w:rPr>
          <w:t xml:space="preserve"> and </w:t>
        </w:r>
        <w:r>
          <w:rPr>
            <w:rFonts w:ascii="Calibri" w:hAnsi="Calibri" w:cs="Calibri"/>
            <w:b/>
            <w:bCs/>
          </w:rPr>
          <w:t>save-as-reference</w:t>
        </w:r>
        <w:r>
          <w:rPr>
            <w:rFonts w:ascii="Calibri" w:hAnsi="Calibri" w:cs="Calibri"/>
          </w:rPr>
          <w:t>.</w:t>
        </w:r>
      </w:ins>
    </w:p>
    <w:p w14:paraId="793B023C" w14:textId="77777777" w:rsidR="00B23922" w:rsidRDefault="00B23922" w:rsidP="00B23922">
      <w:pPr>
        <w:numPr>
          <w:ilvl w:val="0"/>
          <w:numId w:val="67"/>
        </w:numPr>
        <w:spacing w:after="0" w:line="240" w:lineRule="auto"/>
        <w:ind w:left="540"/>
        <w:textAlignment w:val="center"/>
        <w:rPr>
          <w:ins w:id="726" w:author="Danni Liu" w:date="2020-09-03T13:11:00Z"/>
          <w:rFonts w:ascii="Calibri" w:hAnsi="Calibri" w:cs="Calibri"/>
        </w:rPr>
      </w:pPr>
      <w:ins w:id="727" w:author="Danni Liu" w:date="2020-09-03T13:11:00Z">
        <w:r>
          <w:rPr>
            <w:rFonts w:ascii="Calibri" w:hAnsi="Calibri" w:cs="Calibri"/>
          </w:rPr>
          <w:t xml:space="preserve">JS has 5 primitive data types: Number, String, Boolean, Undefined and Null. They are </w:t>
        </w:r>
        <w:r>
          <w:rPr>
            <w:rFonts w:ascii="Calibri" w:hAnsi="Calibri" w:cs="Calibri"/>
            <w:b/>
            <w:bCs/>
          </w:rPr>
          <w:t>immutable</w:t>
        </w:r>
        <w:r>
          <w:rPr>
            <w:rFonts w:ascii="Calibri" w:hAnsi="Calibri" w:cs="Calibri"/>
          </w:rPr>
          <w:t xml:space="preserve"> and </w:t>
        </w:r>
        <w:r>
          <w:rPr>
            <w:rFonts w:ascii="Calibri" w:hAnsi="Calibri" w:cs="Calibri"/>
            <w:b/>
            <w:bCs/>
          </w:rPr>
          <w:t>save-as-value</w:t>
        </w:r>
        <w:r>
          <w:rPr>
            <w:rFonts w:ascii="Calibri" w:hAnsi="Calibri" w:cs="Calibri"/>
          </w:rPr>
          <w:t>.</w:t>
        </w:r>
      </w:ins>
    </w:p>
    <w:p w14:paraId="67D1A7AA" w14:textId="77777777" w:rsidR="00B23922" w:rsidRDefault="00B23922" w:rsidP="00B23922">
      <w:pPr>
        <w:numPr>
          <w:ilvl w:val="0"/>
          <w:numId w:val="67"/>
        </w:numPr>
        <w:spacing w:after="0" w:line="240" w:lineRule="auto"/>
        <w:ind w:left="540"/>
        <w:textAlignment w:val="center"/>
        <w:rPr>
          <w:ins w:id="728" w:author="Danni Liu" w:date="2020-09-03T13:11:00Z"/>
          <w:rFonts w:ascii="Calibri" w:hAnsi="Calibri" w:cs="Calibri"/>
        </w:rPr>
      </w:pPr>
      <w:ins w:id="729" w:author="Danni Liu" w:date="2020-09-03T13:11:00Z">
        <w:r>
          <w:rPr>
            <w:rFonts w:ascii="Calibri" w:hAnsi="Calibri" w:cs="Calibri"/>
          </w:rPr>
          <w:t xml:space="preserve">An object is an unordered list of primitive data types (and sometimes reference data types) that is stored as a series of name-value pairs. Each item in the list is called a property (functions are called </w:t>
        </w:r>
        <w:proofErr w:type="gramStart"/>
        <w:r>
          <w:rPr>
            <w:rFonts w:ascii="Calibri" w:hAnsi="Calibri" w:cs="Calibri"/>
          </w:rPr>
          <w:t>methods,</w:t>
        </w:r>
        <w:proofErr w:type="gramEnd"/>
        <w:r>
          <w:rPr>
            <w:rFonts w:ascii="Calibri" w:hAnsi="Calibri" w:cs="Calibri"/>
          </w:rPr>
          <w:t xml:space="preserve"> functions are objects within objects?).</w:t>
        </w:r>
      </w:ins>
    </w:p>
    <w:p w14:paraId="711A05F0" w14:textId="77777777" w:rsidR="00B23922" w:rsidRDefault="00B23922" w:rsidP="00B23922">
      <w:pPr>
        <w:numPr>
          <w:ilvl w:val="0"/>
          <w:numId w:val="67"/>
        </w:numPr>
        <w:spacing w:after="0" w:line="240" w:lineRule="auto"/>
        <w:ind w:left="540"/>
        <w:textAlignment w:val="center"/>
        <w:rPr>
          <w:ins w:id="730" w:author="Danni Liu" w:date="2020-09-03T13:11:00Z"/>
          <w:rFonts w:ascii="Calibri" w:hAnsi="Calibri" w:cs="Calibri"/>
        </w:rPr>
      </w:pPr>
      <w:proofErr w:type="spellStart"/>
      <w:ins w:id="731" w:author="Danni Liu" w:date="2020-09-03T13:11:00Z">
        <w:r>
          <w:rPr>
            <w:rFonts w:ascii="Calibri" w:hAnsi="Calibri" w:cs="Calibri"/>
          </w:rPr>
          <w:t>JSON.stringify</w:t>
        </w:r>
        <w:proofErr w:type="spellEnd"/>
        <w:r>
          <w:rPr>
            <w:rFonts w:ascii="Calibri" w:hAnsi="Calibri" w:cs="Calibri"/>
          </w:rPr>
          <w:t xml:space="preserve"> function to serialize your objects, use the </w:t>
        </w:r>
        <w:proofErr w:type="spellStart"/>
        <w:r>
          <w:rPr>
            <w:rFonts w:ascii="Calibri" w:hAnsi="Calibri" w:cs="Calibri"/>
          </w:rPr>
          <w:t>JSON.parse</w:t>
        </w:r>
        <w:proofErr w:type="spellEnd"/>
        <w:r>
          <w:rPr>
            <w:rFonts w:ascii="Calibri" w:hAnsi="Calibri" w:cs="Calibri"/>
          </w:rPr>
          <w:t xml:space="preserve"> to deserialize object</w:t>
        </w:r>
      </w:ins>
    </w:p>
    <w:p w14:paraId="0E62B895" w14:textId="77777777" w:rsidR="00B23922" w:rsidRDefault="00B23922" w:rsidP="00B23922">
      <w:pPr>
        <w:pStyle w:val="NormalWeb"/>
        <w:spacing w:before="0" w:beforeAutospacing="0" w:after="0" w:afterAutospacing="0"/>
        <w:ind w:left="540"/>
        <w:rPr>
          <w:ins w:id="732" w:author="Danni Liu" w:date="2020-09-03T13:11:00Z"/>
          <w:rFonts w:ascii="Calibri" w:hAnsi="Calibri" w:cs="Calibri"/>
          <w:sz w:val="22"/>
          <w:szCs w:val="22"/>
        </w:rPr>
      </w:pPr>
      <w:ins w:id="733" w:author="Danni Liu" w:date="2020-09-03T13:11:00Z">
        <w:r>
          <w:rPr>
            <w:rFonts w:ascii="Calibri" w:hAnsi="Calibri" w:cs="Calibri"/>
            <w:sz w:val="22"/>
            <w:szCs w:val="22"/>
          </w:rPr>
          <w:t> </w:t>
        </w:r>
      </w:ins>
    </w:p>
    <w:p w14:paraId="7C4FF149" w14:textId="77777777" w:rsidR="00B23922" w:rsidRDefault="00B23922" w:rsidP="00B23922">
      <w:pPr>
        <w:pStyle w:val="NormalWeb"/>
        <w:spacing w:before="0" w:beforeAutospacing="0" w:after="0" w:afterAutospacing="0"/>
        <w:rPr>
          <w:ins w:id="734" w:author="Danni Liu" w:date="2020-09-03T13:11:00Z"/>
          <w:rFonts w:ascii="Calibri" w:hAnsi="Calibri" w:cs="Calibri"/>
          <w:sz w:val="22"/>
          <w:szCs w:val="22"/>
        </w:rPr>
      </w:pPr>
      <w:ins w:id="735" w:author="Danni Liu" w:date="2020-09-03T13:11:00Z">
        <w:r>
          <w:rPr>
            <w:rFonts w:ascii="Calibri" w:hAnsi="Calibri" w:cs="Calibri"/>
            <w:sz w:val="22"/>
            <w:szCs w:val="22"/>
          </w:rPr>
          <w:t>**JavaScript Prototype (</w:t>
        </w:r>
        <w:r>
          <w:rPr>
            <w:rFonts w:ascii="Calibri" w:hAnsi="Calibri" w:cs="Calibri"/>
            <w:sz w:val="22"/>
            <w:szCs w:val="22"/>
          </w:rPr>
          <w:fldChar w:fldCharType="begin"/>
        </w:r>
        <w:r>
          <w:rPr>
            <w:rFonts w:ascii="Calibri" w:hAnsi="Calibri" w:cs="Calibri"/>
            <w:sz w:val="22"/>
            <w:szCs w:val="22"/>
          </w:rPr>
          <w:instrText xml:space="preserve"> HYPERLINK "http://javascriptissexy.com/javascript-prototype-in-plain-detailed-language" </w:instrText>
        </w:r>
        <w:r>
          <w:rPr>
            <w:rFonts w:ascii="Calibri" w:hAnsi="Calibri" w:cs="Calibri"/>
            <w:sz w:val="22"/>
            <w:szCs w:val="22"/>
          </w:rPr>
          <w:fldChar w:fldCharType="separate"/>
        </w:r>
        <w:r>
          <w:rPr>
            <w:rStyle w:val="Hyperlink"/>
            <w:rFonts w:ascii="Calibri" w:hAnsi="Calibri" w:cs="Calibri"/>
            <w:sz w:val="22"/>
            <w:szCs w:val="22"/>
          </w:rPr>
          <w:t>http://javascriptissexy.com/javascript-prototype-in-plain-detailed-language</w:t>
        </w:r>
        <w:r>
          <w:rPr>
            <w:rFonts w:ascii="Calibri" w:hAnsi="Calibri" w:cs="Calibri"/>
            <w:sz w:val="22"/>
            <w:szCs w:val="22"/>
          </w:rPr>
          <w:fldChar w:fldCharType="end"/>
        </w:r>
        <w:r>
          <w:rPr>
            <w:rFonts w:ascii="Calibri" w:hAnsi="Calibri" w:cs="Calibri"/>
            <w:sz w:val="22"/>
            <w:szCs w:val="22"/>
          </w:rPr>
          <w:t>) :</w:t>
        </w:r>
      </w:ins>
    </w:p>
    <w:p w14:paraId="21E87076" w14:textId="77777777" w:rsidR="00B23922" w:rsidRDefault="00B23922" w:rsidP="00B23922">
      <w:pPr>
        <w:numPr>
          <w:ilvl w:val="0"/>
          <w:numId w:val="68"/>
        </w:numPr>
        <w:spacing w:after="0" w:line="240" w:lineRule="auto"/>
        <w:ind w:left="540"/>
        <w:textAlignment w:val="center"/>
        <w:rPr>
          <w:ins w:id="736" w:author="Danni Liu" w:date="2020-09-03T13:11:00Z"/>
          <w:rFonts w:ascii="Calibri" w:hAnsi="Calibri" w:cs="Calibri"/>
        </w:rPr>
      </w:pPr>
      <w:ins w:id="737" w:author="Danni Liu" w:date="2020-09-03T13:11:00Z">
        <w:r>
          <w:rPr>
            <w:rFonts w:ascii="Calibri" w:hAnsi="Calibri" w:cs="Calibri"/>
          </w:rPr>
          <w:t>Every JS function has a prototype property, which is used primarily for inheritance.</w:t>
        </w:r>
      </w:ins>
    </w:p>
    <w:p w14:paraId="6D2F2AEB" w14:textId="77777777" w:rsidR="00B23922" w:rsidRDefault="00B23922" w:rsidP="00B23922">
      <w:pPr>
        <w:numPr>
          <w:ilvl w:val="0"/>
          <w:numId w:val="68"/>
        </w:numPr>
        <w:spacing w:after="0" w:line="240" w:lineRule="auto"/>
        <w:ind w:left="540"/>
        <w:textAlignment w:val="center"/>
        <w:rPr>
          <w:ins w:id="738" w:author="Danni Liu" w:date="2020-09-03T13:11:00Z"/>
          <w:rFonts w:ascii="Calibri" w:hAnsi="Calibri" w:cs="Calibri"/>
        </w:rPr>
      </w:pPr>
      <w:ins w:id="739" w:author="Danni Liu" w:date="2020-09-03T13:11:00Z">
        <w:r>
          <w:rPr>
            <w:rFonts w:ascii="Calibri" w:hAnsi="Calibri" w:cs="Calibri"/>
          </w:rPr>
          <w:t>Prototype attribute is the characteristic of the object, for example, it tells the object's parent.</w:t>
        </w:r>
      </w:ins>
    </w:p>
    <w:p w14:paraId="458E6139" w14:textId="77777777" w:rsidR="00B23922" w:rsidRDefault="00B23922" w:rsidP="00B23922">
      <w:pPr>
        <w:pStyle w:val="NormalWeb"/>
        <w:spacing w:before="0" w:beforeAutospacing="0" w:after="0" w:afterAutospacing="0"/>
        <w:ind w:left="540"/>
        <w:rPr>
          <w:ins w:id="740" w:author="Danni Liu" w:date="2020-09-03T13:11:00Z"/>
          <w:rFonts w:ascii="Calibri" w:hAnsi="Calibri" w:cs="Calibri"/>
          <w:sz w:val="22"/>
          <w:szCs w:val="22"/>
        </w:rPr>
      </w:pPr>
      <w:ins w:id="741" w:author="Danni Liu" w:date="2020-09-03T13:11:00Z">
        <w:r>
          <w:rPr>
            <w:rFonts w:ascii="Calibri" w:hAnsi="Calibri" w:cs="Calibri"/>
            <w:sz w:val="22"/>
            <w:szCs w:val="22"/>
          </w:rPr>
          <w:t> </w:t>
        </w:r>
      </w:ins>
    </w:p>
    <w:p w14:paraId="02349842" w14:textId="77777777" w:rsidR="00B23922" w:rsidRDefault="00B23922" w:rsidP="00B23922">
      <w:pPr>
        <w:pStyle w:val="NormalWeb"/>
        <w:spacing w:before="0" w:beforeAutospacing="0" w:after="0" w:afterAutospacing="0"/>
        <w:rPr>
          <w:ins w:id="742" w:author="Danni Liu" w:date="2020-09-03T13:11:00Z"/>
          <w:rFonts w:ascii="Calibri" w:hAnsi="Calibri" w:cs="Calibri"/>
          <w:sz w:val="22"/>
          <w:szCs w:val="22"/>
        </w:rPr>
      </w:pPr>
      <w:ins w:id="743" w:author="Danni Liu" w:date="2020-09-03T13:11:00Z">
        <w:r>
          <w:rPr>
            <w:rFonts w:ascii="Calibri" w:hAnsi="Calibri" w:cs="Calibri"/>
            <w:sz w:val="22"/>
            <w:szCs w:val="22"/>
          </w:rPr>
          <w:t xml:space="preserve">**JavaScript Closure( </w:t>
        </w:r>
        <w:r>
          <w:rPr>
            <w:rFonts w:ascii="Calibri" w:hAnsi="Calibri" w:cs="Calibri"/>
            <w:sz w:val="22"/>
            <w:szCs w:val="22"/>
          </w:rPr>
          <w:fldChar w:fldCharType="begin"/>
        </w:r>
        <w:r>
          <w:rPr>
            <w:rFonts w:ascii="Calibri" w:hAnsi="Calibri" w:cs="Calibri"/>
            <w:sz w:val="22"/>
            <w:szCs w:val="22"/>
          </w:rPr>
          <w:instrText xml:space="preserve"> HYPERLINK "http://javascriptissexy.com/understand-javascript-closures-with-ease/" </w:instrText>
        </w:r>
        <w:r>
          <w:rPr>
            <w:rFonts w:ascii="Calibri" w:hAnsi="Calibri" w:cs="Calibri"/>
            <w:sz w:val="22"/>
            <w:szCs w:val="22"/>
          </w:rPr>
          <w:fldChar w:fldCharType="separate"/>
        </w:r>
        <w:r>
          <w:rPr>
            <w:rStyle w:val="Hyperlink"/>
            <w:rFonts w:ascii="Calibri" w:hAnsi="Calibri" w:cs="Calibri"/>
            <w:sz w:val="22"/>
            <w:szCs w:val="22"/>
          </w:rPr>
          <w:t>http://javascriptissexy.com/understand-javascript-closures-with-ease/</w:t>
        </w:r>
        <w:r>
          <w:rPr>
            <w:rFonts w:ascii="Calibri" w:hAnsi="Calibri" w:cs="Calibri"/>
            <w:sz w:val="22"/>
            <w:szCs w:val="22"/>
          </w:rPr>
          <w:fldChar w:fldCharType="end"/>
        </w:r>
        <w:r>
          <w:rPr>
            <w:rFonts w:ascii="Calibri" w:hAnsi="Calibri" w:cs="Calibri"/>
            <w:sz w:val="22"/>
            <w:szCs w:val="22"/>
          </w:rPr>
          <w:t xml:space="preserve"> ): </w:t>
        </w:r>
      </w:ins>
    </w:p>
    <w:p w14:paraId="36C1D992" w14:textId="77777777" w:rsidR="00B23922" w:rsidRDefault="00B23922" w:rsidP="00B23922">
      <w:pPr>
        <w:numPr>
          <w:ilvl w:val="0"/>
          <w:numId w:val="69"/>
        </w:numPr>
        <w:spacing w:after="0" w:line="240" w:lineRule="auto"/>
        <w:ind w:left="540"/>
        <w:textAlignment w:val="center"/>
        <w:rPr>
          <w:ins w:id="744" w:author="Danni Liu" w:date="2020-09-03T13:11:00Z"/>
          <w:rFonts w:ascii="Calibri" w:hAnsi="Calibri" w:cs="Calibri"/>
        </w:rPr>
      </w:pPr>
      <w:ins w:id="745" w:author="Danni Liu" w:date="2020-09-03T13:11:00Z">
        <w:r>
          <w:rPr>
            <w:rFonts w:ascii="Calibri" w:hAnsi="Calibri" w:cs="Calibri"/>
          </w:rPr>
          <w:t xml:space="preserve">A closure is an inner function that has access to the outer (enclosing) function’s variables—scope chain. The closure has three scope chains: it has access to its own scope (variables defined between its curly brackets), it has access to the outer function’s variables, and it has access to the global variables.  </w:t>
        </w:r>
      </w:ins>
    </w:p>
    <w:p w14:paraId="45C4755B" w14:textId="77777777" w:rsidR="00B23922" w:rsidRDefault="00B23922" w:rsidP="00B23922">
      <w:pPr>
        <w:numPr>
          <w:ilvl w:val="0"/>
          <w:numId w:val="69"/>
        </w:numPr>
        <w:spacing w:after="0" w:line="240" w:lineRule="auto"/>
        <w:ind w:left="540"/>
        <w:textAlignment w:val="center"/>
        <w:rPr>
          <w:ins w:id="746" w:author="Danni Liu" w:date="2020-09-03T13:11:00Z"/>
          <w:rFonts w:ascii="Calibri" w:hAnsi="Calibri" w:cs="Calibri"/>
        </w:rPr>
      </w:pPr>
      <w:ins w:id="747" w:author="Danni Liu" w:date="2020-09-03T13:11:00Z">
        <w:r>
          <w:rPr>
            <w:rFonts w:ascii="Calibri" w:hAnsi="Calibri" w:cs="Calibri"/>
          </w:rPr>
          <w:t>The inner function has access not only to the outer function’s variables, but also to the outer function’s parameters.</w:t>
        </w:r>
      </w:ins>
    </w:p>
    <w:p w14:paraId="1CD70132" w14:textId="77777777" w:rsidR="00B23922" w:rsidRDefault="00B23922" w:rsidP="00B23922">
      <w:pPr>
        <w:numPr>
          <w:ilvl w:val="0"/>
          <w:numId w:val="69"/>
        </w:numPr>
        <w:spacing w:after="0" w:line="240" w:lineRule="auto"/>
        <w:ind w:left="540"/>
        <w:textAlignment w:val="center"/>
        <w:rPr>
          <w:ins w:id="748" w:author="Danni Liu" w:date="2020-09-03T13:11:00Z"/>
          <w:rFonts w:ascii="Calibri" w:hAnsi="Calibri" w:cs="Calibri"/>
        </w:rPr>
      </w:pPr>
      <w:ins w:id="749" w:author="Danni Liu" w:date="2020-09-03T13:11:00Z">
        <w:r>
          <w:rPr>
            <w:rFonts w:ascii="Calibri" w:hAnsi="Calibri" w:cs="Calibri"/>
          </w:rPr>
          <w:t>The closure has access to the outer function’s variables by reference, not by value. you can use an Immediately Invoked Function Expression (IIFE) to avoid the value of the variable changing due to reference.</w:t>
        </w:r>
      </w:ins>
    </w:p>
    <w:p w14:paraId="7F55AC88" w14:textId="77777777" w:rsidR="00B23922" w:rsidRDefault="00B23922" w:rsidP="00B23922">
      <w:pPr>
        <w:numPr>
          <w:ilvl w:val="0"/>
          <w:numId w:val="69"/>
        </w:numPr>
        <w:spacing w:after="0" w:line="240" w:lineRule="auto"/>
        <w:ind w:left="540"/>
        <w:textAlignment w:val="center"/>
        <w:rPr>
          <w:ins w:id="750" w:author="Danni Liu" w:date="2020-09-03T13:11:00Z"/>
          <w:rFonts w:ascii="Calibri" w:hAnsi="Calibri" w:cs="Calibri"/>
        </w:rPr>
      </w:pPr>
      <w:ins w:id="751" w:author="Danni Liu" w:date="2020-09-03T13:11:00Z">
        <w:r>
          <w:rPr>
            <w:rFonts w:ascii="Calibri" w:hAnsi="Calibri" w:cs="Calibri"/>
          </w:rPr>
          <w:t>Closures are used extensively in Node.js; they are workhorses in Node.js’ asynchronous, non-blocking architecture.</w:t>
        </w:r>
      </w:ins>
    </w:p>
    <w:p w14:paraId="14C8E7A7" w14:textId="77777777" w:rsidR="00B23922" w:rsidRDefault="00B23922" w:rsidP="00B23922">
      <w:pPr>
        <w:pStyle w:val="NormalWeb"/>
        <w:spacing w:before="0" w:beforeAutospacing="0" w:after="0" w:afterAutospacing="0"/>
        <w:rPr>
          <w:ins w:id="752" w:author="Danni Liu" w:date="2020-09-03T13:11:00Z"/>
          <w:rFonts w:ascii="Calibri" w:hAnsi="Calibri" w:cs="Calibri"/>
          <w:sz w:val="22"/>
          <w:szCs w:val="22"/>
        </w:rPr>
      </w:pPr>
      <w:ins w:id="753" w:author="Danni Liu" w:date="2020-09-03T13:11:00Z">
        <w:r>
          <w:rPr>
            <w:rFonts w:ascii="Calibri" w:hAnsi="Calibri" w:cs="Calibri"/>
            <w:sz w:val="22"/>
            <w:szCs w:val="22"/>
          </w:rPr>
          <w:t> </w:t>
        </w:r>
      </w:ins>
    </w:p>
    <w:p w14:paraId="7A6BAA16" w14:textId="77777777" w:rsidR="00B23922" w:rsidRDefault="00B23922" w:rsidP="00B23922">
      <w:pPr>
        <w:pStyle w:val="NormalWeb"/>
        <w:spacing w:before="0" w:beforeAutospacing="0" w:after="0" w:afterAutospacing="0"/>
        <w:rPr>
          <w:ins w:id="754" w:author="Danni Liu" w:date="2020-09-03T13:11:00Z"/>
          <w:rFonts w:ascii="Calibri" w:hAnsi="Calibri" w:cs="Calibri"/>
          <w:sz w:val="22"/>
          <w:szCs w:val="22"/>
        </w:rPr>
      </w:pPr>
      <w:ins w:id="755" w:author="Danni Liu" w:date="2020-09-03T13:11:00Z">
        <w:r>
          <w:rPr>
            <w:rFonts w:ascii="Calibri" w:hAnsi="Calibri" w:cs="Calibri"/>
            <w:sz w:val="22"/>
            <w:szCs w:val="22"/>
          </w:rPr>
          <w:t xml:space="preserve">**JavaScript: Higher order component (HOC) </w:t>
        </w:r>
        <w:r>
          <w:rPr>
            <w:rFonts w:ascii="Calibri" w:hAnsi="Calibri" w:cs="Calibri"/>
            <w:sz w:val="22"/>
            <w:szCs w:val="22"/>
          </w:rPr>
          <w:fldChar w:fldCharType="begin"/>
        </w:r>
        <w:r>
          <w:rPr>
            <w:rFonts w:ascii="Calibri" w:hAnsi="Calibri" w:cs="Calibri"/>
            <w:sz w:val="22"/>
            <w:szCs w:val="22"/>
          </w:rPr>
          <w:instrText xml:space="preserve"> HYPERLINK "https://medium.com/ovrsea/mapstatetoprops-and-why-you-may-not-need-mapdispatchtoprops-as-a-beginner-dd012a3da5e6" </w:instrText>
        </w:r>
        <w:r>
          <w:rPr>
            <w:rFonts w:ascii="Calibri" w:hAnsi="Calibri" w:cs="Calibri"/>
            <w:sz w:val="22"/>
            <w:szCs w:val="22"/>
          </w:rPr>
          <w:fldChar w:fldCharType="separate"/>
        </w:r>
        <w:r>
          <w:rPr>
            <w:rStyle w:val="Hyperlink"/>
            <w:rFonts w:ascii="Calibri" w:hAnsi="Calibri" w:cs="Calibri"/>
            <w:sz w:val="22"/>
            <w:szCs w:val="22"/>
          </w:rPr>
          <w:t>https://medium.com/ovrsea/mapstatetoprops-and-why-you-may-not-need-mapdispatchtoprops-as-a-beginner-dd012a3da5e6</w:t>
        </w:r>
        <w:r>
          <w:rPr>
            <w:rFonts w:ascii="Calibri" w:hAnsi="Calibri" w:cs="Calibri"/>
            <w:sz w:val="22"/>
            <w:szCs w:val="22"/>
          </w:rPr>
          <w:fldChar w:fldCharType="end"/>
        </w:r>
        <w:r>
          <w:rPr>
            <w:rFonts w:ascii="Calibri" w:hAnsi="Calibri" w:cs="Calibri"/>
            <w:sz w:val="22"/>
            <w:szCs w:val="22"/>
          </w:rPr>
          <w:t xml:space="preserve">, </w:t>
        </w:r>
        <w:r>
          <w:rPr>
            <w:rFonts w:ascii="Calibri" w:hAnsi="Calibri" w:cs="Calibri"/>
            <w:sz w:val="22"/>
            <w:szCs w:val="22"/>
          </w:rPr>
          <w:fldChar w:fldCharType="begin"/>
        </w:r>
        <w:r>
          <w:rPr>
            <w:rFonts w:ascii="Calibri" w:hAnsi="Calibri" w:cs="Calibri"/>
            <w:sz w:val="22"/>
            <w:szCs w:val="22"/>
          </w:rPr>
          <w:instrText xml:space="preserve"> HYPERLINK "https://daveceddia.com/extract-state-with-higher-order-components/" </w:instrText>
        </w:r>
        <w:r>
          <w:rPr>
            <w:rFonts w:ascii="Calibri" w:hAnsi="Calibri" w:cs="Calibri"/>
            <w:sz w:val="22"/>
            <w:szCs w:val="22"/>
          </w:rPr>
          <w:fldChar w:fldCharType="separate"/>
        </w:r>
        <w:r>
          <w:rPr>
            <w:rStyle w:val="Hyperlink"/>
            <w:rFonts w:ascii="Calibri" w:hAnsi="Calibri" w:cs="Calibri"/>
            <w:sz w:val="22"/>
            <w:szCs w:val="22"/>
          </w:rPr>
          <w:t>https://daveceddia.com/extract-state-with-higher-order-components/</w:t>
        </w:r>
        <w:r>
          <w:rPr>
            <w:rFonts w:ascii="Calibri" w:hAnsi="Calibri" w:cs="Calibri"/>
            <w:sz w:val="22"/>
            <w:szCs w:val="22"/>
          </w:rPr>
          <w:fldChar w:fldCharType="end"/>
        </w:r>
        <w:r>
          <w:rPr>
            <w:rFonts w:ascii="Calibri" w:hAnsi="Calibri" w:cs="Calibri"/>
            <w:sz w:val="22"/>
            <w:szCs w:val="22"/>
          </w:rPr>
          <w:t>:</w:t>
        </w:r>
      </w:ins>
    </w:p>
    <w:p w14:paraId="0F690595" w14:textId="77777777" w:rsidR="00B23922" w:rsidRDefault="00B23922" w:rsidP="00B23922">
      <w:pPr>
        <w:numPr>
          <w:ilvl w:val="0"/>
          <w:numId w:val="70"/>
        </w:numPr>
        <w:spacing w:after="0" w:line="240" w:lineRule="auto"/>
        <w:ind w:left="540"/>
        <w:textAlignment w:val="center"/>
        <w:rPr>
          <w:ins w:id="756" w:author="Danni Liu" w:date="2020-09-03T13:11:00Z"/>
          <w:rFonts w:ascii="Calibri" w:hAnsi="Calibri" w:cs="Calibri"/>
        </w:rPr>
      </w:pPr>
      <w:ins w:id="757" w:author="Danni Liu" w:date="2020-09-03T13:11:00Z">
        <w:r>
          <w:rPr>
            <w:rFonts w:ascii="Calibri" w:hAnsi="Calibri" w:cs="Calibri"/>
          </w:rPr>
          <w:t>It is a function that takes a component as input and returns the same component with new props.</w:t>
        </w:r>
      </w:ins>
    </w:p>
    <w:p w14:paraId="4B07D4B5" w14:textId="77777777" w:rsidR="00B23922" w:rsidRDefault="00B23922" w:rsidP="00B23922">
      <w:pPr>
        <w:numPr>
          <w:ilvl w:val="0"/>
          <w:numId w:val="70"/>
        </w:numPr>
        <w:spacing w:after="0" w:line="240" w:lineRule="auto"/>
        <w:ind w:left="540"/>
        <w:textAlignment w:val="center"/>
        <w:rPr>
          <w:ins w:id="758" w:author="Danni Liu" w:date="2020-09-03T13:11:00Z"/>
          <w:rFonts w:ascii="Calibri" w:hAnsi="Calibri" w:cs="Calibri"/>
        </w:rPr>
      </w:pPr>
      <w:ins w:id="759" w:author="Danni Liu" w:date="2020-09-03T13:11:00Z">
        <w:r>
          <w:rPr>
            <w:rFonts w:ascii="Calibri" w:hAnsi="Calibri" w:cs="Calibri"/>
          </w:rPr>
          <w:t xml:space="preserve">Redux uses HOC to give you the possibility to access the data </w:t>
        </w:r>
        <w:proofErr w:type="gramStart"/>
        <w:r>
          <w:rPr>
            <w:rFonts w:ascii="Calibri" w:hAnsi="Calibri" w:cs="Calibri"/>
          </w:rPr>
          <w:t>and also</w:t>
        </w:r>
        <w:proofErr w:type="gramEnd"/>
        <w:r>
          <w:rPr>
            <w:rFonts w:ascii="Calibri" w:hAnsi="Calibri" w:cs="Calibri"/>
          </w:rPr>
          <w:t xml:space="preserve"> to modify your store, this data and methods are accessible through props, this is why we have to </w:t>
        </w:r>
        <w:proofErr w:type="spellStart"/>
        <w:r>
          <w:rPr>
            <w:rFonts w:ascii="Calibri" w:hAnsi="Calibri" w:cs="Calibri"/>
            <w:b/>
            <w:bCs/>
          </w:rPr>
          <w:t>mapStateToProps</w:t>
        </w:r>
        <w:proofErr w:type="spellEnd"/>
        <w:r>
          <w:rPr>
            <w:rFonts w:ascii="Calibri" w:hAnsi="Calibri" w:cs="Calibri"/>
          </w:rPr>
          <w:t xml:space="preserve"> and </w:t>
        </w:r>
        <w:proofErr w:type="spellStart"/>
        <w:r>
          <w:rPr>
            <w:rFonts w:ascii="Calibri" w:hAnsi="Calibri" w:cs="Calibri"/>
            <w:b/>
            <w:bCs/>
          </w:rPr>
          <w:t>mapDispatchToProps</w:t>
        </w:r>
        <w:proofErr w:type="spellEnd"/>
        <w:r>
          <w:rPr>
            <w:rFonts w:ascii="Calibri" w:hAnsi="Calibri" w:cs="Calibri"/>
          </w:rPr>
          <w:t>.</w:t>
        </w:r>
      </w:ins>
    </w:p>
    <w:p w14:paraId="06780AB6" w14:textId="77777777" w:rsidR="00B23922" w:rsidRDefault="00B23922" w:rsidP="00B23922">
      <w:pPr>
        <w:numPr>
          <w:ilvl w:val="0"/>
          <w:numId w:val="70"/>
        </w:numPr>
        <w:spacing w:after="0" w:line="240" w:lineRule="auto"/>
        <w:ind w:left="540"/>
        <w:textAlignment w:val="center"/>
        <w:rPr>
          <w:ins w:id="760" w:author="Danni Liu" w:date="2020-09-03T13:11:00Z"/>
          <w:rFonts w:ascii="Calibri" w:hAnsi="Calibri" w:cs="Calibri"/>
        </w:rPr>
      </w:pPr>
      <w:ins w:id="761" w:author="Danni Liu" w:date="2020-09-03T13:11:00Z">
        <w:r>
          <w:rPr>
            <w:rFonts w:ascii="Calibri" w:hAnsi="Calibri" w:cs="Calibri"/>
          </w:rPr>
          <w:t>your store might be huge, and your component does not need to be aware of all the changes in it. </w:t>
        </w:r>
        <w:r>
          <w:rPr>
            <w:rFonts w:ascii="Calibri" w:hAnsi="Calibri" w:cs="Calibri"/>
            <w:b/>
            <w:bCs/>
            <w:shd w:val="clear" w:color="auto" w:fill="FFFFFF"/>
          </w:rPr>
          <w:t>You want to choose which variables are accessed by which component. </w:t>
        </w:r>
        <w:r>
          <w:rPr>
            <w:rFonts w:ascii="Calibri" w:hAnsi="Calibri" w:cs="Calibri"/>
          </w:rPr>
          <w:t xml:space="preserve">This is where </w:t>
        </w:r>
        <w:proofErr w:type="spellStart"/>
        <w:r>
          <w:rPr>
            <w:rFonts w:ascii="Calibri" w:hAnsi="Calibri" w:cs="Calibri"/>
            <w:b/>
            <w:bCs/>
          </w:rPr>
          <w:t>mapStateToProps</w:t>
        </w:r>
        <w:proofErr w:type="spellEnd"/>
        <w:r>
          <w:rPr>
            <w:rFonts w:ascii="Calibri" w:hAnsi="Calibri" w:cs="Calibri"/>
          </w:rPr>
          <w:t xml:space="preserve"> comes into </w:t>
        </w:r>
        <w:proofErr w:type="gramStart"/>
        <w:r>
          <w:rPr>
            <w:rFonts w:ascii="Calibri" w:hAnsi="Calibri" w:cs="Calibri"/>
          </w:rPr>
          <w:t>action !</w:t>
        </w:r>
        <w:proofErr w:type="gramEnd"/>
      </w:ins>
    </w:p>
    <w:p w14:paraId="463F8B42" w14:textId="77777777" w:rsidR="00B23922" w:rsidRDefault="00B23922" w:rsidP="00B23922">
      <w:pPr>
        <w:numPr>
          <w:ilvl w:val="0"/>
          <w:numId w:val="70"/>
        </w:numPr>
        <w:spacing w:after="0" w:line="240" w:lineRule="auto"/>
        <w:ind w:left="540"/>
        <w:textAlignment w:val="center"/>
        <w:rPr>
          <w:ins w:id="762" w:author="Danni Liu" w:date="2020-09-03T13:11:00Z"/>
          <w:rFonts w:ascii="Calibri" w:hAnsi="Calibri" w:cs="Calibri"/>
        </w:rPr>
      </w:pPr>
      <w:ins w:id="763" w:author="Danni Liu" w:date="2020-09-03T13:11:00Z">
        <w:r>
          <w:rPr>
            <w:rFonts w:ascii="Calibri" w:hAnsi="Calibri" w:cs="Calibri"/>
          </w:rPr>
          <w:t>The only way to update data in your store is to </w:t>
        </w:r>
        <w:r>
          <w:rPr>
            <w:rFonts w:ascii="Calibri" w:hAnsi="Calibri" w:cs="Calibri"/>
            <w:b/>
            <w:bCs/>
            <w:shd w:val="clear" w:color="auto" w:fill="FFFFFF"/>
          </w:rPr>
          <w:t>dispatch</w:t>
        </w:r>
        <w:r>
          <w:rPr>
            <w:rFonts w:ascii="Calibri" w:hAnsi="Calibri" w:cs="Calibri"/>
          </w:rPr>
          <w:t xml:space="preserve"> actions. Well, something only a few </w:t>
        </w:r>
        <w:proofErr w:type="gramStart"/>
        <w:r>
          <w:rPr>
            <w:rFonts w:ascii="Calibri" w:hAnsi="Calibri" w:cs="Calibri"/>
          </w:rPr>
          <w:t>knows:</w:t>
        </w:r>
        <w:proofErr w:type="gramEnd"/>
        <w:r>
          <w:rPr>
            <w:rFonts w:ascii="Calibri" w:hAnsi="Calibri" w:cs="Calibri"/>
          </w:rPr>
          <w:t> </w:t>
        </w:r>
        <w:r>
          <w:rPr>
            <w:rFonts w:ascii="Calibri" w:hAnsi="Calibri" w:cs="Calibri"/>
            <w:b/>
            <w:bCs/>
            <w:shd w:val="clear" w:color="auto" w:fill="FFFFFF"/>
          </w:rPr>
          <w:t xml:space="preserve">dispatch is accessible as a props if you don’t provide a </w:t>
        </w:r>
        <w:proofErr w:type="spellStart"/>
        <w:r>
          <w:rPr>
            <w:rFonts w:ascii="Calibri" w:hAnsi="Calibri" w:cs="Calibri"/>
            <w:b/>
            <w:bCs/>
            <w:shd w:val="clear" w:color="auto" w:fill="FFFFFF"/>
          </w:rPr>
          <w:t>mapDispatchToProps</w:t>
        </w:r>
        <w:proofErr w:type="spellEnd"/>
        <w:r>
          <w:rPr>
            <w:rFonts w:ascii="Calibri" w:hAnsi="Calibri" w:cs="Calibri"/>
            <w:b/>
            <w:bCs/>
            <w:shd w:val="clear" w:color="auto" w:fill="FFFFFF"/>
          </w:rPr>
          <w:t xml:space="preserve"> function.</w:t>
        </w:r>
      </w:ins>
    </w:p>
    <w:p w14:paraId="0ECE4416" w14:textId="77777777" w:rsidR="00B23922" w:rsidRDefault="00B23922" w:rsidP="00B23922">
      <w:pPr>
        <w:pStyle w:val="NormalWeb"/>
        <w:spacing w:before="0" w:beforeAutospacing="0" w:after="0" w:afterAutospacing="0"/>
        <w:rPr>
          <w:ins w:id="764" w:author="Danni Liu" w:date="2020-09-03T13:11:00Z"/>
          <w:rFonts w:ascii="Calibri" w:hAnsi="Calibri" w:cs="Calibri"/>
          <w:sz w:val="22"/>
          <w:szCs w:val="22"/>
        </w:rPr>
      </w:pPr>
      <w:ins w:id="765" w:author="Danni Liu" w:date="2020-09-03T13:11:00Z">
        <w:r>
          <w:rPr>
            <w:rFonts w:ascii="Calibri" w:hAnsi="Calibri" w:cs="Calibri"/>
            <w:sz w:val="22"/>
            <w:szCs w:val="22"/>
          </w:rPr>
          <w:t> </w:t>
        </w:r>
      </w:ins>
    </w:p>
    <w:p w14:paraId="1A16C30E" w14:textId="77777777" w:rsidR="00B23922" w:rsidRDefault="00B23922" w:rsidP="00B23922">
      <w:pPr>
        <w:pStyle w:val="NormalWeb"/>
        <w:spacing w:before="0" w:beforeAutospacing="0" w:after="0" w:afterAutospacing="0"/>
        <w:rPr>
          <w:ins w:id="766" w:author="Danni Liu" w:date="2020-09-03T13:11:00Z"/>
          <w:rFonts w:ascii="Calibri" w:hAnsi="Calibri" w:cs="Calibri"/>
          <w:sz w:val="22"/>
          <w:szCs w:val="22"/>
        </w:rPr>
      </w:pPr>
      <w:ins w:id="767" w:author="Danni Liu" w:date="2020-09-03T13:11:00Z">
        <w:r>
          <w:rPr>
            <w:rFonts w:ascii="Calibri" w:hAnsi="Calibri" w:cs="Calibri"/>
            <w:sz w:val="22"/>
            <w:szCs w:val="22"/>
          </w:rPr>
          <w:t xml:space="preserve">**JavaScript callback functions (high-order functions) ( </w:t>
        </w:r>
        <w:r>
          <w:rPr>
            <w:rFonts w:ascii="Calibri" w:hAnsi="Calibri" w:cs="Calibri"/>
            <w:sz w:val="22"/>
            <w:szCs w:val="22"/>
          </w:rPr>
          <w:fldChar w:fldCharType="begin"/>
        </w:r>
        <w:r>
          <w:rPr>
            <w:rFonts w:ascii="Calibri" w:hAnsi="Calibri" w:cs="Calibri"/>
            <w:sz w:val="22"/>
            <w:szCs w:val="22"/>
          </w:rPr>
          <w:instrText xml:space="preserve"> HYPERLINK "http://javascriptissexy.com/understand-javascript-callback-functions-and-use-them/" </w:instrText>
        </w:r>
        <w:r>
          <w:rPr>
            <w:rFonts w:ascii="Calibri" w:hAnsi="Calibri" w:cs="Calibri"/>
            <w:sz w:val="22"/>
            <w:szCs w:val="22"/>
          </w:rPr>
          <w:fldChar w:fldCharType="separate"/>
        </w:r>
        <w:r>
          <w:rPr>
            <w:rStyle w:val="Hyperlink"/>
            <w:rFonts w:ascii="Calibri" w:hAnsi="Calibri" w:cs="Calibri"/>
            <w:sz w:val="22"/>
            <w:szCs w:val="22"/>
          </w:rPr>
          <w:t>http://javascriptissexy.com/understand-javascript-callback-functions-and-use-them/</w:t>
        </w:r>
        <w:r>
          <w:rPr>
            <w:rFonts w:ascii="Calibri" w:hAnsi="Calibri" w:cs="Calibri"/>
            <w:sz w:val="22"/>
            <w:szCs w:val="22"/>
          </w:rPr>
          <w:fldChar w:fldCharType="end"/>
        </w:r>
        <w:r>
          <w:rPr>
            <w:rFonts w:ascii="Calibri" w:hAnsi="Calibri" w:cs="Calibri"/>
            <w:sz w:val="22"/>
            <w:szCs w:val="22"/>
          </w:rPr>
          <w:t xml:space="preserve"> ):</w:t>
        </w:r>
      </w:ins>
    </w:p>
    <w:p w14:paraId="7645B95D" w14:textId="77777777" w:rsidR="00B23922" w:rsidRDefault="00B23922" w:rsidP="00B23922">
      <w:pPr>
        <w:numPr>
          <w:ilvl w:val="0"/>
          <w:numId w:val="71"/>
        </w:numPr>
        <w:spacing w:after="0" w:line="240" w:lineRule="auto"/>
        <w:ind w:left="540"/>
        <w:textAlignment w:val="center"/>
        <w:rPr>
          <w:ins w:id="768" w:author="Danni Liu" w:date="2020-09-03T13:11:00Z"/>
          <w:rFonts w:ascii="Calibri" w:hAnsi="Calibri" w:cs="Calibri"/>
        </w:rPr>
      </w:pPr>
      <w:ins w:id="769" w:author="Danni Liu" w:date="2020-09-03T13:11:00Z">
        <w:r>
          <w:rPr>
            <w:rFonts w:ascii="Calibri" w:hAnsi="Calibri" w:cs="Calibri"/>
          </w:rPr>
          <w:t xml:space="preserve">JS functions are first class objects: they are of type Object and they can be used in a first-class manner like any other objects (String, Array, Number </w:t>
        </w:r>
        <w:proofErr w:type="spellStart"/>
        <w:r>
          <w:rPr>
            <w:rFonts w:ascii="Calibri" w:hAnsi="Calibri" w:cs="Calibri"/>
          </w:rPr>
          <w:t>etc</w:t>
        </w:r>
        <w:proofErr w:type="spellEnd"/>
        <w:r>
          <w:rPr>
            <w:rFonts w:ascii="Calibri" w:hAnsi="Calibri" w:cs="Calibri"/>
          </w:rPr>
          <w:t>), they can be stored in variables, passed as arguments to functions, created within functions, and returned from functions.</w:t>
        </w:r>
      </w:ins>
    </w:p>
    <w:p w14:paraId="6BE51759" w14:textId="77777777" w:rsidR="00B23922" w:rsidRDefault="00B23922" w:rsidP="00B23922">
      <w:pPr>
        <w:numPr>
          <w:ilvl w:val="0"/>
          <w:numId w:val="71"/>
        </w:numPr>
        <w:spacing w:after="0" w:line="240" w:lineRule="auto"/>
        <w:ind w:left="540"/>
        <w:textAlignment w:val="center"/>
        <w:rPr>
          <w:ins w:id="770" w:author="Danni Liu" w:date="2020-09-03T13:11:00Z"/>
          <w:rFonts w:ascii="Calibri" w:hAnsi="Calibri" w:cs="Calibri"/>
        </w:rPr>
      </w:pPr>
      <w:ins w:id="771" w:author="Danni Liu" w:date="2020-09-03T13:11:00Z">
        <w:r>
          <w:rPr>
            <w:rFonts w:ascii="Calibri" w:hAnsi="Calibri" w:cs="Calibri"/>
          </w:rPr>
          <w:lastRenderedPageBreak/>
          <w:t xml:space="preserve">Because functions are first-class objects, we can pass a </w:t>
        </w:r>
        <w:proofErr w:type="gramStart"/>
        <w:r>
          <w:rPr>
            <w:rFonts w:ascii="Calibri" w:hAnsi="Calibri" w:cs="Calibri"/>
          </w:rPr>
          <w:t>functions</w:t>
        </w:r>
        <w:proofErr w:type="gramEnd"/>
        <w:r>
          <w:rPr>
            <w:rFonts w:ascii="Calibri" w:hAnsi="Calibri" w:cs="Calibri"/>
          </w:rPr>
          <w:t xml:space="preserve"> as an argument in another function and later execute that passed-in function or even return it to be executed later, this is the essence of using callback functions in JS. Callback functions are probably the most widely used functional programming technique in JS.</w:t>
        </w:r>
      </w:ins>
    </w:p>
    <w:p w14:paraId="4EBDA732" w14:textId="77777777" w:rsidR="00B23922" w:rsidRDefault="00B23922" w:rsidP="00B23922">
      <w:pPr>
        <w:numPr>
          <w:ilvl w:val="0"/>
          <w:numId w:val="71"/>
        </w:numPr>
        <w:spacing w:after="0" w:line="240" w:lineRule="auto"/>
        <w:ind w:left="540"/>
        <w:textAlignment w:val="center"/>
        <w:rPr>
          <w:ins w:id="772" w:author="Danni Liu" w:date="2020-09-03T13:11:00Z"/>
          <w:rFonts w:ascii="Calibri" w:hAnsi="Calibri" w:cs="Calibri"/>
        </w:rPr>
      </w:pPr>
      <w:ins w:id="773" w:author="Danni Liu" w:date="2020-09-03T13:11:00Z">
        <w:r>
          <w:rPr>
            <w:rFonts w:ascii="Calibri" w:hAnsi="Calibri" w:cs="Calibri"/>
          </w:rPr>
          <w:t xml:space="preserve">Callback function is a closure, closures has access to the containing function's scope </w:t>
        </w:r>
        <w:proofErr w:type="gramStart"/>
        <w:r>
          <w:rPr>
            <w:rFonts w:ascii="Calibri" w:hAnsi="Calibri" w:cs="Calibri"/>
          </w:rPr>
          <w:t>and also</w:t>
        </w:r>
        <w:proofErr w:type="gramEnd"/>
        <w:r>
          <w:rPr>
            <w:rFonts w:ascii="Calibri" w:hAnsi="Calibri" w:cs="Calibri"/>
          </w:rPr>
          <w:t xml:space="preserve"> the variables from the global scope.</w:t>
        </w:r>
      </w:ins>
    </w:p>
    <w:p w14:paraId="5CC3F85D" w14:textId="77777777" w:rsidR="00B23922" w:rsidRDefault="00B23922" w:rsidP="00B23922">
      <w:pPr>
        <w:pStyle w:val="NormalWeb"/>
        <w:spacing w:before="0" w:beforeAutospacing="0" w:after="0" w:afterAutospacing="0"/>
        <w:rPr>
          <w:ins w:id="774" w:author="Danni Liu" w:date="2020-09-03T13:11:00Z"/>
          <w:rFonts w:ascii="Calibri" w:hAnsi="Calibri" w:cs="Calibri"/>
          <w:sz w:val="22"/>
          <w:szCs w:val="22"/>
        </w:rPr>
      </w:pPr>
      <w:ins w:id="775" w:author="Danni Liu" w:date="2020-09-03T13:11:00Z">
        <w:r>
          <w:rPr>
            <w:rFonts w:ascii="Calibri" w:hAnsi="Calibri" w:cs="Calibri"/>
            <w:sz w:val="22"/>
            <w:szCs w:val="22"/>
          </w:rPr>
          <w:t> </w:t>
        </w:r>
      </w:ins>
    </w:p>
    <w:p w14:paraId="651BE166" w14:textId="77777777" w:rsidR="00B23922" w:rsidRDefault="00B23922" w:rsidP="00B23922">
      <w:pPr>
        <w:pStyle w:val="NormalWeb"/>
        <w:spacing w:before="0" w:beforeAutospacing="0" w:after="0" w:afterAutospacing="0"/>
        <w:rPr>
          <w:ins w:id="776" w:author="Danni Liu" w:date="2020-09-03T13:11:00Z"/>
          <w:rFonts w:ascii="Calibri" w:hAnsi="Calibri" w:cs="Calibri"/>
          <w:sz w:val="22"/>
          <w:szCs w:val="22"/>
        </w:rPr>
      </w:pPr>
      <w:ins w:id="777" w:author="Danni Liu" w:date="2020-09-03T13:11:00Z">
        <w:r>
          <w:rPr>
            <w:rFonts w:ascii="Calibri" w:hAnsi="Calibri" w:cs="Calibri"/>
            <w:sz w:val="22"/>
            <w:szCs w:val="22"/>
          </w:rPr>
          <w:t>**</w:t>
        </w:r>
        <w:r>
          <w:rPr>
            <w:rFonts w:ascii="Calibri" w:hAnsi="Calibri" w:cs="Calibri"/>
            <w:sz w:val="21"/>
            <w:szCs w:val="21"/>
          </w:rPr>
          <w:t>JavaScript’s “this” (</w:t>
        </w:r>
        <w:r>
          <w:rPr>
            <w:rFonts w:ascii="Calibri" w:hAnsi="Calibri" w:cs="Calibri"/>
            <w:sz w:val="22"/>
            <w:szCs w:val="22"/>
          </w:rPr>
          <w:fldChar w:fldCharType="begin"/>
        </w:r>
        <w:r>
          <w:rPr>
            <w:rFonts w:ascii="Calibri" w:hAnsi="Calibri" w:cs="Calibri"/>
            <w:sz w:val="22"/>
            <w:szCs w:val="22"/>
          </w:rPr>
          <w:instrText xml:space="preserve"> HYPERLINK "http://javascriptissexy.com/understand-javascripts-this-with-clarity-and-master-it/" </w:instrText>
        </w:r>
        <w:r>
          <w:rPr>
            <w:rFonts w:ascii="Calibri" w:hAnsi="Calibri" w:cs="Calibri"/>
            <w:sz w:val="22"/>
            <w:szCs w:val="22"/>
          </w:rPr>
          <w:fldChar w:fldCharType="separate"/>
        </w:r>
        <w:r>
          <w:rPr>
            <w:rStyle w:val="Hyperlink"/>
            <w:rFonts w:ascii="Calibri" w:hAnsi="Calibri" w:cs="Calibri"/>
            <w:sz w:val="22"/>
            <w:szCs w:val="22"/>
          </w:rPr>
          <w:t>http://javascriptissexy.com/understand-javascripts-this-with-clarity-and-master-it/</w:t>
        </w:r>
        <w:r>
          <w:rPr>
            <w:rFonts w:ascii="Calibri" w:hAnsi="Calibri" w:cs="Calibri"/>
            <w:sz w:val="22"/>
            <w:szCs w:val="22"/>
          </w:rPr>
          <w:fldChar w:fldCharType="end"/>
        </w:r>
        <w:r>
          <w:rPr>
            <w:rFonts w:ascii="Calibri" w:hAnsi="Calibri" w:cs="Calibri"/>
            <w:sz w:val="22"/>
            <w:szCs w:val="22"/>
          </w:rPr>
          <w:t xml:space="preserve"> )</w:t>
        </w:r>
        <w:r>
          <w:rPr>
            <w:rFonts w:ascii="Calibri" w:hAnsi="Calibri" w:cs="Calibri"/>
            <w:sz w:val="21"/>
            <w:szCs w:val="21"/>
          </w:rPr>
          <w:t xml:space="preserve"> : </w:t>
        </w:r>
      </w:ins>
    </w:p>
    <w:p w14:paraId="79A2E92E" w14:textId="77777777" w:rsidR="00B23922" w:rsidRDefault="00B23922" w:rsidP="00B23922">
      <w:pPr>
        <w:numPr>
          <w:ilvl w:val="0"/>
          <w:numId w:val="72"/>
        </w:numPr>
        <w:spacing w:after="0" w:line="240" w:lineRule="auto"/>
        <w:ind w:left="540"/>
        <w:textAlignment w:val="center"/>
        <w:rPr>
          <w:ins w:id="778" w:author="Danni Liu" w:date="2020-09-03T13:11:00Z"/>
          <w:rFonts w:ascii="Calibri" w:hAnsi="Calibri" w:cs="Calibri"/>
        </w:rPr>
      </w:pPr>
      <w:ins w:id="779" w:author="Danni Liu" w:date="2020-09-03T13:11:00Z">
        <w:r>
          <w:rPr>
            <w:rFonts w:ascii="Calibri" w:hAnsi="Calibri" w:cs="Calibri"/>
            <w:sz w:val="21"/>
            <w:szCs w:val="21"/>
          </w:rPr>
          <w:t>"this" is not an assigned value until an object invokes the function where this is defined.</w:t>
        </w:r>
      </w:ins>
    </w:p>
    <w:p w14:paraId="79D895D3" w14:textId="77777777" w:rsidR="00B23922" w:rsidRDefault="00B23922" w:rsidP="00B23922">
      <w:pPr>
        <w:numPr>
          <w:ilvl w:val="0"/>
          <w:numId w:val="72"/>
        </w:numPr>
        <w:spacing w:after="0" w:line="240" w:lineRule="auto"/>
        <w:ind w:left="540"/>
        <w:textAlignment w:val="center"/>
        <w:rPr>
          <w:ins w:id="780" w:author="Danni Liu" w:date="2020-09-03T13:11:00Z"/>
          <w:rFonts w:ascii="Calibri" w:hAnsi="Calibri" w:cs="Calibri"/>
        </w:rPr>
      </w:pPr>
      <w:ins w:id="781" w:author="Danni Liu" w:date="2020-09-03T13:11:00Z">
        <w:r>
          <w:rPr>
            <w:rFonts w:ascii="Calibri" w:hAnsi="Calibri" w:cs="Calibri"/>
            <w:sz w:val="21"/>
            <w:szCs w:val="21"/>
          </w:rPr>
          <w:t xml:space="preserve">All functions in JS has properties, just as objects have properties. And when a function executes, it gets the "this" property - </w:t>
        </w:r>
        <w:r>
          <w:rPr>
            <w:rFonts w:ascii="Calibri" w:hAnsi="Calibri" w:cs="Calibri"/>
            <w:b/>
            <w:bCs/>
            <w:sz w:val="21"/>
            <w:szCs w:val="21"/>
          </w:rPr>
          <w:t>a variable with the value of the objects that invoke the function where "this" is used.</w:t>
        </w:r>
      </w:ins>
    </w:p>
    <w:p w14:paraId="04F8B345" w14:textId="77777777" w:rsidR="00B23922" w:rsidRDefault="00B23922" w:rsidP="00B23922">
      <w:pPr>
        <w:numPr>
          <w:ilvl w:val="0"/>
          <w:numId w:val="72"/>
        </w:numPr>
        <w:spacing w:after="0" w:line="240" w:lineRule="auto"/>
        <w:ind w:left="540"/>
        <w:textAlignment w:val="center"/>
        <w:rPr>
          <w:ins w:id="782" w:author="Danni Liu" w:date="2020-09-03T13:11:00Z"/>
          <w:rFonts w:ascii="Calibri" w:hAnsi="Calibri" w:cs="Calibri"/>
        </w:rPr>
      </w:pPr>
      <w:ins w:id="783" w:author="Danni Liu" w:date="2020-09-03T13:11:00Z">
        <w:r>
          <w:rPr>
            <w:rFonts w:ascii="Calibri" w:hAnsi="Calibri" w:cs="Calibri"/>
            <w:sz w:val="21"/>
            <w:szCs w:val="21"/>
          </w:rPr>
          <w:t xml:space="preserve">We can use </w:t>
        </w:r>
        <w:proofErr w:type="gramStart"/>
        <w:r>
          <w:rPr>
            <w:rFonts w:ascii="Calibri" w:hAnsi="Calibri" w:cs="Calibri"/>
            <w:sz w:val="21"/>
            <w:szCs w:val="21"/>
          </w:rPr>
          <w:t>bind(</w:t>
        </w:r>
        <w:proofErr w:type="gramEnd"/>
        <w:r>
          <w:rPr>
            <w:rFonts w:ascii="Calibri" w:hAnsi="Calibri" w:cs="Calibri"/>
            <w:sz w:val="21"/>
            <w:szCs w:val="21"/>
          </w:rPr>
          <w:t>), apply() or call() method to specifically set the value of "this".</w:t>
        </w:r>
      </w:ins>
    </w:p>
    <w:p w14:paraId="54021C08" w14:textId="77777777" w:rsidR="00B23922" w:rsidRDefault="00B23922" w:rsidP="00B23922">
      <w:pPr>
        <w:numPr>
          <w:ilvl w:val="0"/>
          <w:numId w:val="72"/>
        </w:numPr>
        <w:spacing w:after="0" w:line="240" w:lineRule="auto"/>
        <w:ind w:left="540"/>
        <w:textAlignment w:val="center"/>
        <w:rPr>
          <w:ins w:id="784" w:author="Danni Liu" w:date="2020-09-03T13:11:00Z"/>
          <w:rFonts w:ascii="Calibri" w:hAnsi="Calibri" w:cs="Calibri"/>
        </w:rPr>
      </w:pPr>
      <w:ins w:id="785" w:author="Danni Liu" w:date="2020-09-03T13:11:00Z">
        <w:r>
          <w:rPr>
            <w:rFonts w:ascii="Calibri" w:hAnsi="Calibri" w:cs="Calibri"/>
            <w:sz w:val="21"/>
            <w:szCs w:val="21"/>
          </w:rPr>
          <w:t xml:space="preserve">It is important to take note that </w:t>
        </w:r>
        <w:r>
          <w:rPr>
            <w:rFonts w:ascii="Calibri" w:hAnsi="Calibri" w:cs="Calibri"/>
            <w:b/>
            <w:bCs/>
            <w:sz w:val="21"/>
            <w:szCs w:val="21"/>
          </w:rPr>
          <w:t>closures</w:t>
        </w:r>
        <w:r>
          <w:rPr>
            <w:rFonts w:ascii="Calibri" w:hAnsi="Calibri" w:cs="Calibri"/>
            <w:sz w:val="21"/>
            <w:szCs w:val="21"/>
          </w:rPr>
          <w:t xml:space="preserve"> cannot access the outer function's "this" variable by using the "this" keyword because the "this" variable is accessible only by the function itself, not by inner functions.</w:t>
        </w:r>
      </w:ins>
    </w:p>
    <w:p w14:paraId="6FFA410F" w14:textId="77777777" w:rsidR="00B23922" w:rsidRDefault="00B23922" w:rsidP="00B23922">
      <w:pPr>
        <w:pStyle w:val="NormalWeb"/>
        <w:spacing w:before="0" w:beforeAutospacing="0" w:after="0" w:afterAutospacing="0"/>
        <w:rPr>
          <w:ins w:id="786" w:author="Danni Liu" w:date="2020-09-03T13:11:00Z"/>
          <w:rFonts w:ascii="Consolas" w:hAnsi="Consolas" w:cs="Calibri"/>
          <w:sz w:val="22"/>
          <w:szCs w:val="22"/>
        </w:rPr>
      </w:pPr>
      <w:ins w:id="787" w:author="Danni Liu" w:date="2020-09-03T13:11:00Z">
        <w:r>
          <w:rPr>
            <w:rFonts w:ascii="Consolas" w:hAnsi="Consolas" w:cs="Calibri"/>
            <w:sz w:val="22"/>
            <w:szCs w:val="22"/>
          </w:rPr>
          <w:t> </w:t>
        </w:r>
      </w:ins>
    </w:p>
    <w:p w14:paraId="6E9EDAB3" w14:textId="77777777" w:rsidR="00B23922" w:rsidRDefault="00B23922" w:rsidP="00B23922">
      <w:pPr>
        <w:pStyle w:val="NormalWeb"/>
        <w:spacing w:before="0" w:beforeAutospacing="0" w:after="0" w:afterAutospacing="0"/>
        <w:rPr>
          <w:ins w:id="788" w:author="Danni Liu" w:date="2020-09-03T13:11:00Z"/>
          <w:rFonts w:ascii="Calibri" w:hAnsi="Calibri" w:cs="Calibri"/>
          <w:sz w:val="22"/>
          <w:szCs w:val="22"/>
        </w:rPr>
      </w:pPr>
      <w:ins w:id="789" w:author="Danni Liu" w:date="2020-09-03T13:11:00Z">
        <w:r>
          <w:rPr>
            <w:rFonts w:ascii="Calibri" w:hAnsi="Calibri" w:cs="Calibri"/>
            <w:sz w:val="22"/>
            <w:szCs w:val="22"/>
          </w:rPr>
          <w:t>**JavaScript’s Apply, Call, and Bind Methods (</w:t>
        </w:r>
        <w:r>
          <w:rPr>
            <w:rFonts w:ascii="Calibri" w:hAnsi="Calibri" w:cs="Calibri"/>
            <w:sz w:val="22"/>
            <w:szCs w:val="22"/>
          </w:rPr>
          <w:fldChar w:fldCharType="begin"/>
        </w:r>
        <w:r>
          <w:rPr>
            <w:rFonts w:ascii="Calibri" w:hAnsi="Calibri" w:cs="Calibri"/>
            <w:sz w:val="22"/>
            <w:szCs w:val="22"/>
          </w:rPr>
          <w:instrText xml:space="preserve"> HYPERLINK "http://javascriptissexy.com/javascript-apply-call-and-bind-methods-are-essential-for-javascript-professionals/" </w:instrText>
        </w:r>
        <w:r>
          <w:rPr>
            <w:rFonts w:ascii="Calibri" w:hAnsi="Calibri" w:cs="Calibri"/>
            <w:sz w:val="22"/>
            <w:szCs w:val="22"/>
          </w:rPr>
          <w:fldChar w:fldCharType="separate"/>
        </w:r>
        <w:r>
          <w:rPr>
            <w:rStyle w:val="Hyperlink"/>
            <w:rFonts w:ascii="Calibri" w:hAnsi="Calibri" w:cs="Calibri"/>
            <w:sz w:val="22"/>
            <w:szCs w:val="22"/>
          </w:rPr>
          <w:t>http://javascriptissexy.com/javascript-apply-call-and-bind-methods-are-essential-for-javascript-professionals/</w:t>
        </w:r>
        <w:r>
          <w:rPr>
            <w:rFonts w:ascii="Calibri" w:hAnsi="Calibri" w:cs="Calibri"/>
            <w:sz w:val="22"/>
            <w:szCs w:val="22"/>
          </w:rPr>
          <w:fldChar w:fldCharType="end"/>
        </w:r>
        <w:r>
          <w:rPr>
            <w:rFonts w:ascii="Calibri" w:hAnsi="Calibri" w:cs="Calibri"/>
            <w:sz w:val="22"/>
            <w:szCs w:val="22"/>
          </w:rPr>
          <w:t>):</w:t>
        </w:r>
      </w:ins>
    </w:p>
    <w:p w14:paraId="5F3907C7" w14:textId="77777777" w:rsidR="00B23922" w:rsidRDefault="00B23922" w:rsidP="00B23922">
      <w:pPr>
        <w:numPr>
          <w:ilvl w:val="0"/>
          <w:numId w:val="73"/>
        </w:numPr>
        <w:spacing w:after="0" w:line="240" w:lineRule="auto"/>
        <w:ind w:left="540"/>
        <w:textAlignment w:val="center"/>
        <w:rPr>
          <w:ins w:id="790" w:author="Danni Liu" w:date="2020-09-03T13:11:00Z"/>
          <w:rFonts w:ascii="Calibri" w:hAnsi="Calibri" w:cs="Calibri"/>
        </w:rPr>
      </w:pPr>
      <w:ins w:id="791" w:author="Danni Liu" w:date="2020-09-03T13:11:00Z">
        <w:r>
          <w:rPr>
            <w:rFonts w:ascii="Calibri" w:hAnsi="Calibri" w:cs="Calibri"/>
          </w:rPr>
          <w:t xml:space="preserve">Apply and Call are nearly identical and are frequently used in JavaScript for borrowing methods and for setting </w:t>
        </w:r>
        <w:proofErr w:type="gramStart"/>
        <w:r>
          <w:rPr>
            <w:rFonts w:ascii="Calibri" w:hAnsi="Calibri" w:cs="Calibri"/>
          </w:rPr>
          <w:t>the this</w:t>
        </w:r>
        <w:proofErr w:type="gramEnd"/>
        <w:r>
          <w:rPr>
            <w:rFonts w:ascii="Calibri" w:hAnsi="Calibri" w:cs="Calibri"/>
          </w:rPr>
          <w:t xml:space="preserve"> value explicitly, we use Bind for setting the this value in methods and for currying functions.</w:t>
        </w:r>
      </w:ins>
    </w:p>
    <w:p w14:paraId="29EC35C9" w14:textId="77777777" w:rsidR="00B23922" w:rsidRDefault="00B23922" w:rsidP="00B23922">
      <w:pPr>
        <w:pStyle w:val="NormalWeb"/>
        <w:spacing w:before="0" w:beforeAutospacing="0" w:after="0" w:afterAutospacing="0"/>
        <w:ind w:left="540"/>
        <w:rPr>
          <w:ins w:id="792" w:author="Danni Liu" w:date="2020-09-03T13:11:00Z"/>
          <w:rFonts w:ascii="Calibri" w:hAnsi="Calibri" w:cs="Calibri"/>
          <w:sz w:val="22"/>
          <w:szCs w:val="22"/>
        </w:rPr>
      </w:pPr>
      <w:ins w:id="793" w:author="Danni Liu" w:date="2020-09-03T13:11:00Z">
        <w:r>
          <w:rPr>
            <w:rFonts w:ascii="Calibri" w:hAnsi="Calibri" w:cs="Calibri"/>
            <w:sz w:val="22"/>
            <w:szCs w:val="22"/>
          </w:rPr>
          <w:t>Note: Apply and Call come with ECMAScript 3 (available on IE 6, 7, 8, and modern browsers), ECMAScript 5 (available on only modern browsers) added the Bind method</w:t>
        </w:r>
      </w:ins>
    </w:p>
    <w:p w14:paraId="65D82759" w14:textId="77777777" w:rsidR="00B23922" w:rsidRDefault="00B23922" w:rsidP="00B23922">
      <w:pPr>
        <w:numPr>
          <w:ilvl w:val="0"/>
          <w:numId w:val="74"/>
        </w:numPr>
        <w:spacing w:after="0" w:line="240" w:lineRule="auto"/>
        <w:ind w:left="540"/>
        <w:textAlignment w:val="center"/>
        <w:rPr>
          <w:ins w:id="794" w:author="Danni Liu" w:date="2020-09-03T13:11:00Z"/>
          <w:rFonts w:ascii="Calibri" w:hAnsi="Calibri" w:cs="Calibri"/>
        </w:rPr>
      </w:pPr>
      <w:proofErr w:type="spellStart"/>
      <w:ins w:id="795" w:author="Danni Liu" w:date="2020-09-03T13:11:00Z">
        <w:r>
          <w:rPr>
            <w:rFonts w:ascii="Calibri" w:hAnsi="Calibri" w:cs="Calibri"/>
          </w:rPr>
          <w:t>ddd</w:t>
        </w:r>
        <w:proofErr w:type="spellEnd"/>
      </w:ins>
    </w:p>
    <w:p w14:paraId="306A7E8A" w14:textId="77777777" w:rsidR="00B23922" w:rsidRDefault="00B23922" w:rsidP="00B23922">
      <w:pPr>
        <w:pStyle w:val="NormalWeb"/>
        <w:spacing w:before="0" w:beforeAutospacing="0" w:after="0" w:afterAutospacing="0"/>
        <w:rPr>
          <w:ins w:id="796" w:author="Danni Liu" w:date="2020-09-03T13:11:00Z"/>
          <w:rFonts w:ascii="Calibri" w:hAnsi="Calibri" w:cs="Calibri"/>
          <w:sz w:val="21"/>
          <w:szCs w:val="21"/>
        </w:rPr>
      </w:pPr>
      <w:ins w:id="797" w:author="Danni Liu" w:date="2020-09-03T13:11:00Z">
        <w:r>
          <w:rPr>
            <w:rFonts w:ascii="Calibri" w:hAnsi="Calibri" w:cs="Calibri"/>
            <w:sz w:val="21"/>
            <w:szCs w:val="21"/>
          </w:rPr>
          <w:t> </w:t>
        </w:r>
      </w:ins>
    </w:p>
    <w:p w14:paraId="00853B9E" w14:textId="77777777" w:rsidR="00B23922" w:rsidRDefault="00B23922" w:rsidP="00B23922">
      <w:pPr>
        <w:pStyle w:val="NormalWeb"/>
        <w:spacing w:before="0" w:beforeAutospacing="0" w:after="0" w:afterAutospacing="0"/>
        <w:rPr>
          <w:ins w:id="798" w:author="Danni Liu" w:date="2020-09-03T13:11:00Z"/>
          <w:rFonts w:ascii="Calibri" w:hAnsi="Calibri" w:cs="Calibri"/>
          <w:sz w:val="21"/>
          <w:szCs w:val="21"/>
        </w:rPr>
      </w:pPr>
      <w:ins w:id="799" w:author="Danni Liu" w:date="2020-09-03T13:11:00Z">
        <w:r>
          <w:rPr>
            <w:rFonts w:ascii="Calibri" w:hAnsi="Calibri" w:cs="Calibri"/>
            <w:sz w:val="21"/>
            <w:szCs w:val="21"/>
          </w:rPr>
          <w:t>** "use strict":  indicate that the code should be executed in "strict mode", for example, you cannot use undeclared variables</w:t>
        </w:r>
      </w:ins>
    </w:p>
    <w:p w14:paraId="124CDAD1" w14:textId="77777777" w:rsidR="00B23922" w:rsidRDefault="00B23922" w:rsidP="00B23922">
      <w:pPr>
        <w:pStyle w:val="NormalWeb"/>
        <w:spacing w:before="0" w:beforeAutospacing="0" w:after="0" w:afterAutospacing="0"/>
        <w:rPr>
          <w:ins w:id="800" w:author="Danni Liu" w:date="2020-09-03T13:11:00Z"/>
          <w:rFonts w:ascii="Calibri" w:hAnsi="Calibri" w:cs="Calibri"/>
          <w:sz w:val="21"/>
          <w:szCs w:val="21"/>
        </w:rPr>
      </w:pPr>
      <w:ins w:id="801" w:author="Danni Liu" w:date="2020-09-03T13:11:00Z">
        <w:r>
          <w:rPr>
            <w:rFonts w:ascii="Calibri" w:hAnsi="Calibri" w:cs="Calibri"/>
            <w:sz w:val="21"/>
            <w:szCs w:val="21"/>
          </w:rPr>
          <w:t> </w:t>
        </w:r>
      </w:ins>
    </w:p>
    <w:p w14:paraId="2973432B" w14:textId="77777777" w:rsidR="00B23922" w:rsidRDefault="00B23922" w:rsidP="00B23922">
      <w:pPr>
        <w:pStyle w:val="NormalWeb"/>
        <w:spacing w:before="0" w:beforeAutospacing="0" w:after="0" w:afterAutospacing="0"/>
        <w:rPr>
          <w:ins w:id="802" w:author="Danni Liu" w:date="2020-09-03T13:11:00Z"/>
          <w:rFonts w:ascii="Calibri" w:hAnsi="Calibri" w:cs="Calibri"/>
          <w:sz w:val="21"/>
          <w:szCs w:val="21"/>
        </w:rPr>
      </w:pPr>
      <w:ins w:id="803" w:author="Danni Liu" w:date="2020-09-03T13:11:00Z">
        <w:r>
          <w:rPr>
            <w:rFonts w:ascii="Calibri" w:hAnsi="Calibri" w:cs="Calibri"/>
            <w:sz w:val="21"/>
            <w:szCs w:val="21"/>
          </w:rPr>
          <w:t>**</w:t>
        </w:r>
        <w:proofErr w:type="gramStart"/>
        <w:r>
          <w:rPr>
            <w:rFonts w:ascii="Calibri" w:hAnsi="Calibri" w:cs="Calibri"/>
            <w:sz w:val="21"/>
            <w:szCs w:val="21"/>
          </w:rPr>
          <w:t>map(</w:t>
        </w:r>
        <w:proofErr w:type="gramEnd"/>
        <w:r>
          <w:rPr>
            <w:rFonts w:ascii="Calibri" w:hAnsi="Calibri" w:cs="Calibri"/>
            <w:sz w:val="21"/>
            <w:szCs w:val="21"/>
          </w:rPr>
          <w:t xml:space="preserve">): </w:t>
        </w:r>
      </w:ins>
    </w:p>
    <w:p w14:paraId="45E49349" w14:textId="77777777" w:rsidR="00B23922" w:rsidRDefault="00B23922" w:rsidP="00B23922">
      <w:pPr>
        <w:pStyle w:val="NormalWeb"/>
        <w:spacing w:before="0" w:beforeAutospacing="0" w:after="0" w:afterAutospacing="0"/>
        <w:rPr>
          <w:ins w:id="804" w:author="Danni Liu" w:date="2020-09-03T13:11:00Z"/>
          <w:rFonts w:ascii="Calibri" w:hAnsi="Calibri" w:cs="Calibri"/>
          <w:sz w:val="22"/>
          <w:szCs w:val="22"/>
        </w:rPr>
      </w:pPr>
      <w:ins w:id="805" w:author="Danni Liu" w:date="2020-09-03T13:11:00Z">
        <w:r>
          <w:rPr>
            <w:rFonts w:ascii="Calibri" w:hAnsi="Calibri" w:cs="Calibri"/>
            <w:sz w:val="22"/>
            <w:szCs w:val="22"/>
          </w:rPr>
          <w:t>The </w:t>
        </w:r>
        <w:proofErr w:type="gramStart"/>
        <w:r>
          <w:rPr>
            <w:rFonts w:ascii="Roboto" w:hAnsi="Roboto" w:cs="Calibri"/>
            <w:b/>
            <w:bCs/>
            <w:color w:val="222222"/>
            <w:shd w:val="clear" w:color="auto" w:fill="FFFFFF"/>
          </w:rPr>
          <w:t>map</w:t>
        </w:r>
        <w:r>
          <w:rPr>
            <w:rFonts w:ascii="Calibri" w:hAnsi="Calibri" w:cs="Calibri"/>
            <w:sz w:val="22"/>
            <w:szCs w:val="22"/>
          </w:rPr>
          <w:t>(</w:t>
        </w:r>
        <w:proofErr w:type="gramEnd"/>
        <w:r>
          <w:rPr>
            <w:rFonts w:ascii="Calibri" w:hAnsi="Calibri" w:cs="Calibri"/>
            <w:sz w:val="22"/>
            <w:szCs w:val="22"/>
          </w:rPr>
          <w:t>) </w:t>
        </w:r>
        <w:r>
          <w:rPr>
            <w:rFonts w:ascii="Roboto" w:hAnsi="Roboto" w:cs="Calibri"/>
            <w:b/>
            <w:bCs/>
            <w:color w:val="222222"/>
            <w:shd w:val="clear" w:color="auto" w:fill="FFFFFF"/>
          </w:rPr>
          <w:t>method</w:t>
        </w:r>
        <w:r>
          <w:rPr>
            <w:rFonts w:ascii="Calibri" w:hAnsi="Calibri" w:cs="Calibri"/>
            <w:sz w:val="22"/>
            <w:szCs w:val="22"/>
          </w:rPr>
          <w:t> creates a new </w:t>
        </w:r>
        <w:r>
          <w:rPr>
            <w:rFonts w:ascii="Roboto" w:hAnsi="Roboto" w:cs="Calibri"/>
            <w:b/>
            <w:bCs/>
            <w:color w:val="222222"/>
            <w:shd w:val="clear" w:color="auto" w:fill="FFFFFF"/>
          </w:rPr>
          <w:t>array</w:t>
        </w:r>
        <w:r>
          <w:rPr>
            <w:rFonts w:ascii="Calibri" w:hAnsi="Calibri" w:cs="Calibri"/>
            <w:sz w:val="22"/>
            <w:szCs w:val="22"/>
          </w:rPr>
          <w:t> with the results of calling a </w:t>
        </w:r>
        <w:r>
          <w:rPr>
            <w:rFonts w:ascii="Roboto" w:hAnsi="Roboto" w:cs="Calibri"/>
            <w:b/>
            <w:bCs/>
            <w:color w:val="222222"/>
            <w:shd w:val="clear" w:color="auto" w:fill="FFFFFF"/>
          </w:rPr>
          <w:t>function</w:t>
        </w:r>
        <w:r>
          <w:rPr>
            <w:rFonts w:ascii="Calibri" w:hAnsi="Calibri" w:cs="Calibri"/>
            <w:sz w:val="22"/>
            <w:szCs w:val="22"/>
          </w:rPr>
          <w:t xml:space="preserve"> for </w:t>
        </w:r>
        <w:proofErr w:type="spellStart"/>
        <w:r>
          <w:rPr>
            <w:rFonts w:ascii="Calibri" w:hAnsi="Calibri" w:cs="Calibri"/>
            <w:sz w:val="22"/>
            <w:szCs w:val="22"/>
          </w:rPr>
          <w:t>every</w:t>
        </w:r>
        <w:r>
          <w:rPr>
            <w:rFonts w:ascii="Roboto" w:hAnsi="Roboto" w:cs="Calibri"/>
            <w:b/>
            <w:bCs/>
            <w:color w:val="222222"/>
            <w:shd w:val="clear" w:color="auto" w:fill="FFFFFF"/>
          </w:rPr>
          <w:t>array</w:t>
        </w:r>
        <w:proofErr w:type="spellEnd"/>
        <w:r>
          <w:rPr>
            <w:rFonts w:ascii="Calibri" w:hAnsi="Calibri" w:cs="Calibri"/>
            <w:sz w:val="22"/>
            <w:szCs w:val="22"/>
          </w:rPr>
          <w:t> element. The </w:t>
        </w:r>
        <w:proofErr w:type="gramStart"/>
        <w:r>
          <w:rPr>
            <w:rFonts w:ascii="Roboto" w:hAnsi="Roboto" w:cs="Calibri"/>
            <w:b/>
            <w:bCs/>
            <w:color w:val="222222"/>
            <w:shd w:val="clear" w:color="auto" w:fill="FFFFFF"/>
          </w:rPr>
          <w:t>map</w:t>
        </w:r>
        <w:r>
          <w:rPr>
            <w:rFonts w:ascii="Calibri" w:hAnsi="Calibri" w:cs="Calibri"/>
            <w:sz w:val="22"/>
            <w:szCs w:val="22"/>
          </w:rPr>
          <w:t>(</w:t>
        </w:r>
        <w:proofErr w:type="gramEnd"/>
        <w:r>
          <w:rPr>
            <w:rFonts w:ascii="Calibri" w:hAnsi="Calibri" w:cs="Calibri"/>
            <w:sz w:val="22"/>
            <w:szCs w:val="22"/>
          </w:rPr>
          <w:t>) </w:t>
        </w:r>
        <w:r>
          <w:rPr>
            <w:rFonts w:ascii="Roboto" w:hAnsi="Roboto" w:cs="Calibri"/>
            <w:b/>
            <w:bCs/>
            <w:color w:val="222222"/>
            <w:shd w:val="clear" w:color="auto" w:fill="FFFFFF"/>
          </w:rPr>
          <w:t>method</w:t>
        </w:r>
        <w:r>
          <w:rPr>
            <w:rFonts w:ascii="Calibri" w:hAnsi="Calibri" w:cs="Calibri"/>
            <w:sz w:val="22"/>
            <w:szCs w:val="22"/>
          </w:rPr>
          <w:t> calls the provided </w:t>
        </w:r>
        <w:r>
          <w:rPr>
            <w:rFonts w:ascii="Roboto" w:hAnsi="Roboto" w:cs="Calibri"/>
            <w:b/>
            <w:bCs/>
            <w:color w:val="222222"/>
            <w:shd w:val="clear" w:color="auto" w:fill="FFFFFF"/>
          </w:rPr>
          <w:t>function</w:t>
        </w:r>
        <w:r>
          <w:rPr>
            <w:rFonts w:ascii="Calibri" w:hAnsi="Calibri" w:cs="Calibri"/>
            <w:sz w:val="22"/>
            <w:szCs w:val="22"/>
          </w:rPr>
          <w:t> once for each element in an </w:t>
        </w:r>
        <w:r>
          <w:rPr>
            <w:rFonts w:ascii="Roboto" w:hAnsi="Roboto" w:cs="Calibri"/>
            <w:b/>
            <w:bCs/>
            <w:color w:val="222222"/>
            <w:shd w:val="clear" w:color="auto" w:fill="FFFFFF"/>
          </w:rPr>
          <w:t>array</w:t>
        </w:r>
        <w:r>
          <w:rPr>
            <w:rFonts w:ascii="Calibri" w:hAnsi="Calibri" w:cs="Calibri"/>
            <w:sz w:val="22"/>
            <w:szCs w:val="22"/>
          </w:rPr>
          <w:t>, in order.</w:t>
        </w:r>
      </w:ins>
    </w:p>
    <w:p w14:paraId="31A294A7" w14:textId="77777777" w:rsidR="00B23922" w:rsidRPr="00B23922" w:rsidRDefault="00B23922" w:rsidP="00B23922">
      <w:pPr>
        <w:rPr>
          <w:ins w:id="806" w:author="Danni Liu" w:date="2020-09-03T13:11:00Z"/>
          <w:rPrChange w:id="807" w:author="Danni Liu" w:date="2020-09-03T13:11:00Z">
            <w:rPr>
              <w:ins w:id="808" w:author="Danni Liu" w:date="2020-09-03T13:11:00Z"/>
            </w:rPr>
          </w:rPrChange>
        </w:rPr>
        <w:pPrChange w:id="809" w:author="Danni Liu" w:date="2020-09-03T13:11:00Z">
          <w:pPr>
            <w:pStyle w:val="Heading2"/>
          </w:pPr>
        </w:pPrChange>
      </w:pPr>
    </w:p>
    <w:p w14:paraId="275B8F36" w14:textId="6967CA5D" w:rsidR="00B23922" w:rsidRDefault="00B23922" w:rsidP="00B23922">
      <w:pPr>
        <w:pStyle w:val="Heading2"/>
        <w:rPr>
          <w:ins w:id="810" w:author="Danni Liu" w:date="2020-09-03T13:12:00Z"/>
        </w:rPr>
      </w:pPr>
      <w:ins w:id="811" w:author="Danni Liu" w:date="2020-09-03T13:12:00Z">
        <w:r>
          <w:t>Angular</w:t>
        </w:r>
      </w:ins>
    </w:p>
    <w:p w14:paraId="4D7102FA" w14:textId="77777777" w:rsidR="00B23922" w:rsidRDefault="00B23922" w:rsidP="00B23922">
      <w:pPr>
        <w:pStyle w:val="NormalWeb"/>
        <w:spacing w:before="0" w:beforeAutospacing="0" w:after="0" w:afterAutospacing="0"/>
        <w:rPr>
          <w:ins w:id="812" w:author="Danni Liu" w:date="2020-09-03T13:12:00Z"/>
          <w:rFonts w:ascii="Calibri" w:hAnsi="Calibri" w:cs="Calibri"/>
          <w:sz w:val="22"/>
          <w:szCs w:val="22"/>
        </w:rPr>
      </w:pPr>
      <w:ins w:id="813" w:author="Danni Liu" w:date="2020-09-03T13:12:00Z">
        <w:r>
          <w:rPr>
            <w:rFonts w:ascii="Calibri" w:hAnsi="Calibri" w:cs="Calibri"/>
            <w:sz w:val="22"/>
            <w:szCs w:val="22"/>
          </w:rPr>
          <w:t>------------------------------------Links:</w:t>
        </w:r>
      </w:ins>
    </w:p>
    <w:p w14:paraId="038BFE13" w14:textId="77777777" w:rsidR="00B23922" w:rsidRDefault="00B23922" w:rsidP="00B23922">
      <w:pPr>
        <w:pStyle w:val="NormalWeb"/>
        <w:spacing w:before="0" w:beforeAutospacing="0" w:after="0" w:afterAutospacing="0"/>
        <w:rPr>
          <w:ins w:id="814" w:author="Danni Liu" w:date="2020-09-03T13:12:00Z"/>
          <w:rFonts w:ascii="Calibri" w:hAnsi="Calibri" w:cs="Calibri"/>
          <w:sz w:val="22"/>
          <w:szCs w:val="22"/>
        </w:rPr>
      </w:pPr>
      <w:ins w:id="815" w:author="Danni Liu" w:date="2020-09-03T13:12:00Z">
        <w:r>
          <w:rPr>
            <w:rFonts w:ascii="Calibri" w:hAnsi="Calibri" w:cs="Calibri"/>
            <w:sz w:val="22"/>
            <w:szCs w:val="22"/>
          </w:rPr>
          <w:fldChar w:fldCharType="begin"/>
        </w:r>
        <w:r>
          <w:rPr>
            <w:rFonts w:ascii="Calibri" w:hAnsi="Calibri" w:cs="Calibri"/>
            <w:sz w:val="22"/>
            <w:szCs w:val="22"/>
          </w:rPr>
          <w:instrText xml:space="preserve"> HYPERLINK "https://angular.io/" </w:instrText>
        </w:r>
        <w:r>
          <w:rPr>
            <w:rFonts w:ascii="Calibri" w:hAnsi="Calibri" w:cs="Calibri"/>
            <w:sz w:val="22"/>
            <w:szCs w:val="22"/>
          </w:rPr>
          <w:fldChar w:fldCharType="separate"/>
        </w:r>
        <w:r>
          <w:rPr>
            <w:rStyle w:val="Hyperlink"/>
            <w:rFonts w:ascii="Calibri" w:hAnsi="Calibri" w:cs="Calibri"/>
            <w:sz w:val="22"/>
            <w:szCs w:val="22"/>
          </w:rPr>
          <w:t>https://angular.io/</w:t>
        </w:r>
        <w:r>
          <w:rPr>
            <w:rFonts w:ascii="Calibri" w:hAnsi="Calibri" w:cs="Calibri"/>
            <w:sz w:val="22"/>
            <w:szCs w:val="22"/>
          </w:rPr>
          <w:fldChar w:fldCharType="end"/>
        </w:r>
      </w:ins>
    </w:p>
    <w:p w14:paraId="2C9EDCCB" w14:textId="77777777" w:rsidR="00B23922" w:rsidRDefault="00B23922" w:rsidP="00B23922">
      <w:pPr>
        <w:pStyle w:val="NormalWeb"/>
        <w:spacing w:before="0" w:beforeAutospacing="0" w:after="0" w:afterAutospacing="0"/>
        <w:rPr>
          <w:ins w:id="816" w:author="Danni Liu" w:date="2020-09-03T13:12:00Z"/>
          <w:rFonts w:ascii="Calibri" w:hAnsi="Calibri" w:cs="Calibri"/>
          <w:sz w:val="22"/>
          <w:szCs w:val="22"/>
        </w:rPr>
      </w:pPr>
      <w:ins w:id="817" w:author="Danni Liu" w:date="2020-09-03T13:12:00Z">
        <w:r>
          <w:rPr>
            <w:rFonts w:ascii="Calibri" w:hAnsi="Calibri" w:cs="Calibri"/>
            <w:sz w:val="22"/>
            <w:szCs w:val="22"/>
          </w:rPr>
          <w:t> </w:t>
        </w:r>
      </w:ins>
    </w:p>
    <w:p w14:paraId="658932EF" w14:textId="77777777" w:rsidR="00B23922" w:rsidRDefault="00B23922" w:rsidP="00B23922">
      <w:pPr>
        <w:pStyle w:val="NormalWeb"/>
        <w:spacing w:before="0" w:beforeAutospacing="0" w:after="0" w:afterAutospacing="0"/>
        <w:rPr>
          <w:ins w:id="818" w:author="Danni Liu" w:date="2020-09-03T13:12:00Z"/>
          <w:rFonts w:ascii="Calibri" w:hAnsi="Calibri" w:cs="Calibri"/>
          <w:sz w:val="22"/>
          <w:szCs w:val="22"/>
        </w:rPr>
      </w:pPr>
      <w:ins w:id="819" w:author="Danni Liu" w:date="2020-09-03T13:12:00Z">
        <w:r>
          <w:rPr>
            <w:rFonts w:ascii="Calibri" w:hAnsi="Calibri" w:cs="Calibri"/>
            <w:sz w:val="22"/>
            <w:szCs w:val="22"/>
          </w:rPr>
          <w:t>------------------------------------Tutorial:</w:t>
        </w:r>
      </w:ins>
    </w:p>
    <w:p w14:paraId="5B73D6D6" w14:textId="77777777" w:rsidR="00B23922" w:rsidRDefault="00B23922" w:rsidP="00B23922">
      <w:pPr>
        <w:pStyle w:val="NormalWeb"/>
        <w:spacing w:before="0" w:beforeAutospacing="0" w:after="0" w:afterAutospacing="0"/>
        <w:rPr>
          <w:ins w:id="820" w:author="Danni Liu" w:date="2020-09-03T13:12:00Z"/>
          <w:rFonts w:ascii="Calibri" w:hAnsi="Calibri" w:cs="Calibri"/>
          <w:sz w:val="22"/>
          <w:szCs w:val="22"/>
        </w:rPr>
      </w:pPr>
      <w:ins w:id="821" w:author="Danni Liu" w:date="2020-09-03T13:12:00Z">
        <w:r>
          <w:rPr>
            <w:rFonts w:ascii="Calibri" w:hAnsi="Calibri" w:cs="Calibri"/>
            <w:sz w:val="22"/>
            <w:szCs w:val="22"/>
          </w:rPr>
          <w:t>**https://www.hongkiat.com/blog/angularjs-tutorials-screencast/</w:t>
        </w:r>
      </w:ins>
    </w:p>
    <w:p w14:paraId="0605ABAF" w14:textId="77777777" w:rsidR="00B23922" w:rsidRDefault="00B23922" w:rsidP="00B23922">
      <w:pPr>
        <w:pStyle w:val="NormalWeb"/>
        <w:spacing w:before="0" w:beforeAutospacing="0" w:after="0" w:afterAutospacing="0"/>
        <w:rPr>
          <w:ins w:id="822" w:author="Danni Liu" w:date="2020-09-03T13:12:00Z"/>
          <w:rFonts w:ascii="Calibri" w:hAnsi="Calibri" w:cs="Calibri"/>
          <w:sz w:val="22"/>
          <w:szCs w:val="22"/>
        </w:rPr>
      </w:pPr>
      <w:ins w:id="823" w:author="Danni Liu" w:date="2020-09-03T13:12:00Z">
        <w:r>
          <w:rPr>
            <w:rFonts w:ascii="Calibri" w:hAnsi="Calibri" w:cs="Calibri"/>
            <w:sz w:val="22"/>
            <w:szCs w:val="22"/>
          </w:rPr>
          <w:t>**</w:t>
        </w:r>
        <w:proofErr w:type="gramStart"/>
        <w:r>
          <w:rPr>
            <w:rFonts w:ascii="Calibri" w:hAnsi="Calibri" w:cs="Calibri"/>
            <w:sz w:val="22"/>
            <w:szCs w:val="22"/>
          </w:rPr>
          <w:t>https://codesjava.com/angularjs-directives-ng-app-init-model-repeat-controller-bind  (</w:t>
        </w:r>
        <w:proofErr w:type="gramEnd"/>
        <w:r>
          <w:rPr>
            <w:rFonts w:ascii="Calibri" w:hAnsi="Calibri" w:cs="Calibri"/>
            <w:sz w:val="22"/>
            <w:szCs w:val="22"/>
          </w:rPr>
          <w:t>text based, may be old)</w:t>
        </w:r>
      </w:ins>
    </w:p>
    <w:p w14:paraId="2298072F" w14:textId="77777777" w:rsidR="00B23922" w:rsidRDefault="00B23922" w:rsidP="00B23922">
      <w:pPr>
        <w:pStyle w:val="NormalWeb"/>
        <w:spacing w:before="0" w:beforeAutospacing="0" w:after="0" w:afterAutospacing="0"/>
        <w:rPr>
          <w:ins w:id="824" w:author="Danni Liu" w:date="2020-09-03T13:12:00Z"/>
          <w:rFonts w:ascii="Calibri" w:hAnsi="Calibri" w:cs="Calibri"/>
          <w:sz w:val="22"/>
          <w:szCs w:val="22"/>
        </w:rPr>
      </w:pPr>
      <w:ins w:id="825" w:author="Danni Liu" w:date="2020-09-03T13:12:00Z">
        <w:r>
          <w:rPr>
            <w:rFonts w:ascii="Calibri" w:hAnsi="Calibri" w:cs="Calibri"/>
            <w:sz w:val="22"/>
            <w:szCs w:val="22"/>
          </w:rPr>
          <w:t> </w:t>
        </w:r>
      </w:ins>
    </w:p>
    <w:p w14:paraId="3D5848CD" w14:textId="77777777" w:rsidR="00B23922" w:rsidRDefault="00B23922" w:rsidP="00B23922">
      <w:pPr>
        <w:pStyle w:val="NormalWeb"/>
        <w:spacing w:before="0" w:beforeAutospacing="0" w:after="0" w:afterAutospacing="0"/>
        <w:rPr>
          <w:ins w:id="826" w:author="Danni Liu" w:date="2020-09-03T13:12:00Z"/>
          <w:rFonts w:ascii="Calibri" w:hAnsi="Calibri" w:cs="Calibri"/>
          <w:sz w:val="22"/>
          <w:szCs w:val="22"/>
        </w:rPr>
      </w:pPr>
      <w:ins w:id="827" w:author="Danni Liu" w:date="2020-09-03T13:12:00Z">
        <w:r>
          <w:rPr>
            <w:rFonts w:ascii="Calibri" w:hAnsi="Calibri" w:cs="Calibri"/>
            <w:sz w:val="22"/>
            <w:szCs w:val="22"/>
          </w:rPr>
          <w:t>------------------------------------Templates:</w:t>
        </w:r>
      </w:ins>
    </w:p>
    <w:p w14:paraId="7EEDB92F" w14:textId="77777777" w:rsidR="00B23922" w:rsidRDefault="00B23922" w:rsidP="00B23922">
      <w:pPr>
        <w:pStyle w:val="NormalWeb"/>
        <w:spacing w:before="0" w:beforeAutospacing="0" w:after="0" w:afterAutospacing="0"/>
        <w:rPr>
          <w:ins w:id="828" w:author="Danni Liu" w:date="2020-09-03T13:12:00Z"/>
          <w:rFonts w:ascii="Calibri" w:hAnsi="Calibri" w:cs="Calibri"/>
          <w:sz w:val="22"/>
          <w:szCs w:val="22"/>
        </w:rPr>
      </w:pPr>
      <w:ins w:id="829" w:author="Danni Liu" w:date="2020-09-03T13:12:00Z">
        <w:r>
          <w:rPr>
            <w:rFonts w:ascii="Calibri" w:hAnsi="Calibri" w:cs="Calibri"/>
            <w:sz w:val="22"/>
            <w:szCs w:val="22"/>
          </w:rPr>
          <w:fldChar w:fldCharType="begin"/>
        </w:r>
        <w:r>
          <w:rPr>
            <w:rFonts w:ascii="Calibri" w:hAnsi="Calibri" w:cs="Calibri"/>
            <w:sz w:val="22"/>
            <w:szCs w:val="22"/>
          </w:rPr>
          <w:instrText xml:space="preserve"> HYPERLINK "https://startangular.com/product/sb-admin-bootstrap-4-angular-6/" </w:instrText>
        </w:r>
        <w:r>
          <w:rPr>
            <w:rFonts w:ascii="Calibri" w:hAnsi="Calibri" w:cs="Calibri"/>
            <w:sz w:val="22"/>
            <w:szCs w:val="22"/>
          </w:rPr>
          <w:fldChar w:fldCharType="separate"/>
        </w:r>
        <w:r>
          <w:rPr>
            <w:rStyle w:val="Hyperlink"/>
            <w:rFonts w:ascii="Calibri" w:hAnsi="Calibri" w:cs="Calibri"/>
            <w:sz w:val="22"/>
            <w:szCs w:val="22"/>
          </w:rPr>
          <w:t>https://startangular.com/product/sb-admin-bootstrap-4-angular-6/</w:t>
        </w:r>
        <w:r>
          <w:rPr>
            <w:rFonts w:ascii="Calibri" w:hAnsi="Calibri" w:cs="Calibri"/>
            <w:sz w:val="22"/>
            <w:szCs w:val="22"/>
          </w:rPr>
          <w:fldChar w:fldCharType="end"/>
        </w:r>
      </w:ins>
    </w:p>
    <w:p w14:paraId="00E642AE" w14:textId="77777777" w:rsidR="00B23922" w:rsidRDefault="00B23922" w:rsidP="00B23922">
      <w:pPr>
        <w:pStyle w:val="NormalWeb"/>
        <w:spacing w:before="0" w:beforeAutospacing="0" w:after="0" w:afterAutospacing="0"/>
        <w:rPr>
          <w:ins w:id="830" w:author="Danni Liu" w:date="2020-09-03T13:12:00Z"/>
          <w:rFonts w:ascii="Calibri" w:hAnsi="Calibri" w:cs="Calibri"/>
          <w:sz w:val="22"/>
          <w:szCs w:val="22"/>
        </w:rPr>
      </w:pPr>
      <w:ins w:id="831" w:author="Danni Liu" w:date="2020-09-03T13:12:00Z">
        <w:r>
          <w:rPr>
            <w:rFonts w:ascii="Calibri" w:hAnsi="Calibri" w:cs="Calibri"/>
            <w:sz w:val="22"/>
            <w:szCs w:val="22"/>
          </w:rPr>
          <w:fldChar w:fldCharType="begin"/>
        </w:r>
        <w:r>
          <w:rPr>
            <w:rFonts w:ascii="Calibri" w:hAnsi="Calibri" w:cs="Calibri"/>
            <w:sz w:val="22"/>
            <w:szCs w:val="22"/>
          </w:rPr>
          <w:instrText xml:space="preserve"> HYPERLINK "http://angularexpo.com" </w:instrText>
        </w:r>
        <w:r>
          <w:rPr>
            <w:rFonts w:ascii="Calibri" w:hAnsi="Calibri" w:cs="Calibri"/>
            <w:sz w:val="22"/>
            <w:szCs w:val="22"/>
          </w:rPr>
          <w:fldChar w:fldCharType="separate"/>
        </w:r>
        <w:r>
          <w:rPr>
            <w:rStyle w:val="Hyperlink"/>
            <w:rFonts w:ascii="Calibri" w:hAnsi="Calibri" w:cs="Calibri"/>
            <w:sz w:val="22"/>
            <w:szCs w:val="22"/>
          </w:rPr>
          <w:t>http://angularexpo.com</w:t>
        </w:r>
        <w:r>
          <w:rPr>
            <w:rFonts w:ascii="Calibri" w:hAnsi="Calibri" w:cs="Calibri"/>
            <w:sz w:val="22"/>
            <w:szCs w:val="22"/>
          </w:rPr>
          <w:fldChar w:fldCharType="end"/>
        </w:r>
        <w:r>
          <w:rPr>
            <w:rFonts w:ascii="Calibri" w:hAnsi="Calibri" w:cs="Calibri"/>
            <w:sz w:val="22"/>
            <w:szCs w:val="22"/>
          </w:rPr>
          <w:t xml:space="preserve"> - to get angular themes</w:t>
        </w:r>
      </w:ins>
    </w:p>
    <w:p w14:paraId="1C98B167" w14:textId="77777777" w:rsidR="00B23922" w:rsidRDefault="00B23922" w:rsidP="00B23922">
      <w:pPr>
        <w:pStyle w:val="NormalWeb"/>
        <w:spacing w:before="0" w:beforeAutospacing="0" w:after="0" w:afterAutospacing="0"/>
        <w:rPr>
          <w:ins w:id="832" w:author="Danni Liu" w:date="2020-09-03T13:12:00Z"/>
          <w:rFonts w:ascii="Calibri" w:hAnsi="Calibri" w:cs="Calibri"/>
          <w:sz w:val="22"/>
          <w:szCs w:val="22"/>
        </w:rPr>
      </w:pPr>
      <w:ins w:id="833" w:author="Danni Liu" w:date="2020-09-03T13:12:00Z">
        <w:r>
          <w:rPr>
            <w:rFonts w:ascii="Calibri" w:hAnsi="Calibri" w:cs="Calibri"/>
            <w:sz w:val="22"/>
            <w:szCs w:val="22"/>
          </w:rPr>
          <w:t> </w:t>
        </w:r>
      </w:ins>
    </w:p>
    <w:p w14:paraId="28DA8BFF" w14:textId="77777777" w:rsidR="00B23922" w:rsidRDefault="00B23922" w:rsidP="00B23922">
      <w:pPr>
        <w:pStyle w:val="NormalWeb"/>
        <w:spacing w:before="0" w:beforeAutospacing="0" w:after="0" w:afterAutospacing="0"/>
        <w:rPr>
          <w:ins w:id="834" w:author="Danni Liu" w:date="2020-09-03T13:12:00Z"/>
          <w:rFonts w:ascii="Calibri" w:hAnsi="Calibri" w:cs="Calibri"/>
          <w:sz w:val="22"/>
          <w:szCs w:val="22"/>
        </w:rPr>
      </w:pPr>
      <w:ins w:id="835" w:author="Danni Liu" w:date="2020-09-03T13:12:00Z">
        <w:r>
          <w:rPr>
            <w:rFonts w:ascii="Calibri" w:hAnsi="Calibri" w:cs="Calibri"/>
            <w:sz w:val="22"/>
            <w:szCs w:val="22"/>
          </w:rPr>
          <w:t>-------------------------------------Notes:</w:t>
        </w:r>
      </w:ins>
    </w:p>
    <w:p w14:paraId="633970DE" w14:textId="77777777" w:rsidR="00B23922" w:rsidRDefault="00B23922" w:rsidP="00B23922">
      <w:pPr>
        <w:pStyle w:val="NormalWeb"/>
        <w:spacing w:before="0" w:beforeAutospacing="0" w:after="0" w:afterAutospacing="0"/>
        <w:rPr>
          <w:ins w:id="836" w:author="Danni Liu" w:date="2020-09-03T13:12:00Z"/>
          <w:rFonts w:ascii="Calibri" w:hAnsi="Calibri" w:cs="Calibri"/>
          <w:sz w:val="22"/>
          <w:szCs w:val="22"/>
        </w:rPr>
      </w:pPr>
      <w:ins w:id="837" w:author="Danni Liu" w:date="2020-09-03T13:12:00Z">
        <w:r>
          <w:rPr>
            <w:rFonts w:ascii="Calibri" w:hAnsi="Calibri" w:cs="Calibri"/>
            <w:sz w:val="22"/>
            <w:szCs w:val="22"/>
          </w:rPr>
          <w:t xml:space="preserve">You write Angular applications by composing HTML templates with </w:t>
        </w:r>
        <w:proofErr w:type="spellStart"/>
        <w:r>
          <w:rPr>
            <w:rFonts w:ascii="Calibri" w:hAnsi="Calibri" w:cs="Calibri"/>
            <w:sz w:val="22"/>
            <w:szCs w:val="22"/>
          </w:rPr>
          <w:t>Angularized</w:t>
        </w:r>
        <w:proofErr w:type="spellEnd"/>
        <w:r>
          <w:rPr>
            <w:rFonts w:ascii="Calibri" w:hAnsi="Calibri" w:cs="Calibri"/>
            <w:sz w:val="22"/>
            <w:szCs w:val="22"/>
          </w:rPr>
          <w:t xml:space="preserve"> markup, writing component classes to manage those templates, adding application logic in services, and boxing components and services in modules.</w:t>
        </w:r>
      </w:ins>
    </w:p>
    <w:p w14:paraId="2DABD1D3" w14:textId="77777777" w:rsidR="00B23922" w:rsidRDefault="00B23922" w:rsidP="00B23922">
      <w:pPr>
        <w:pStyle w:val="NormalWeb"/>
        <w:spacing w:before="0" w:beforeAutospacing="0" w:after="0" w:afterAutospacing="0"/>
        <w:rPr>
          <w:ins w:id="838" w:author="Danni Liu" w:date="2020-09-03T13:12:00Z"/>
          <w:rFonts w:ascii="Calibri" w:hAnsi="Calibri" w:cs="Calibri"/>
          <w:sz w:val="22"/>
          <w:szCs w:val="22"/>
        </w:rPr>
      </w:pPr>
      <w:ins w:id="839" w:author="Danni Liu" w:date="2020-09-03T13:12:00Z">
        <w:r>
          <w:rPr>
            <w:rFonts w:ascii="Calibri" w:hAnsi="Calibri" w:cs="Calibri"/>
            <w:sz w:val="22"/>
            <w:szCs w:val="22"/>
          </w:rPr>
          <w:t> </w:t>
        </w:r>
      </w:ins>
    </w:p>
    <w:p w14:paraId="339D4D4A" w14:textId="77777777" w:rsidR="00B23922" w:rsidRDefault="00B23922" w:rsidP="00B23922">
      <w:pPr>
        <w:pStyle w:val="NormalWeb"/>
        <w:spacing w:before="0" w:beforeAutospacing="0" w:after="0" w:afterAutospacing="0"/>
        <w:rPr>
          <w:ins w:id="840" w:author="Danni Liu" w:date="2020-09-03T13:12:00Z"/>
          <w:rFonts w:ascii="Calibri" w:hAnsi="Calibri" w:cs="Calibri"/>
          <w:sz w:val="22"/>
          <w:szCs w:val="22"/>
        </w:rPr>
      </w:pPr>
      <w:ins w:id="841" w:author="Danni Liu" w:date="2020-09-03T13:12:00Z">
        <w:r>
          <w:rPr>
            <w:rFonts w:ascii="Calibri" w:hAnsi="Calibri" w:cs="Calibri"/>
            <w:sz w:val="22"/>
            <w:szCs w:val="22"/>
          </w:rPr>
          <w:t>the you launch the app by bootstrapping the root module.</w:t>
        </w:r>
      </w:ins>
    </w:p>
    <w:p w14:paraId="34AAEE38" w14:textId="77777777" w:rsidR="00B23922" w:rsidRDefault="00B23922" w:rsidP="00B23922">
      <w:pPr>
        <w:pStyle w:val="NormalWeb"/>
        <w:spacing w:before="0" w:beforeAutospacing="0" w:after="0" w:afterAutospacing="0"/>
        <w:rPr>
          <w:ins w:id="842" w:author="Danni Liu" w:date="2020-09-03T13:12:00Z"/>
          <w:rFonts w:ascii="Calibri" w:hAnsi="Calibri" w:cs="Calibri"/>
          <w:sz w:val="22"/>
          <w:szCs w:val="22"/>
        </w:rPr>
      </w:pPr>
      <w:ins w:id="843" w:author="Danni Liu" w:date="2020-09-03T13:12:00Z">
        <w:r>
          <w:rPr>
            <w:rFonts w:ascii="Calibri" w:hAnsi="Calibri" w:cs="Calibri"/>
            <w:sz w:val="22"/>
            <w:szCs w:val="22"/>
          </w:rPr>
          <w:t> </w:t>
        </w:r>
      </w:ins>
    </w:p>
    <w:p w14:paraId="1C81A81F" w14:textId="77777777" w:rsidR="00B23922" w:rsidRDefault="00B23922" w:rsidP="00B23922">
      <w:pPr>
        <w:pStyle w:val="NormalWeb"/>
        <w:spacing w:before="0" w:beforeAutospacing="0" w:after="0" w:afterAutospacing="0"/>
        <w:rPr>
          <w:ins w:id="844" w:author="Danni Liu" w:date="2020-09-03T13:12:00Z"/>
          <w:rFonts w:ascii="Calibri" w:hAnsi="Calibri" w:cs="Calibri"/>
          <w:sz w:val="22"/>
          <w:szCs w:val="22"/>
        </w:rPr>
      </w:pPr>
      <w:ins w:id="845" w:author="Danni Liu" w:date="2020-09-03T13:12:00Z">
        <w:r>
          <w:rPr>
            <w:rFonts w:ascii="Calibri" w:hAnsi="Calibri" w:cs="Calibri"/>
            <w:sz w:val="22"/>
            <w:szCs w:val="22"/>
          </w:rPr>
          <w:t xml:space="preserve">Angular apps are modular and Angular has its own modularity system called </w:t>
        </w:r>
        <w:proofErr w:type="spellStart"/>
        <w:r>
          <w:rPr>
            <w:rFonts w:ascii="Calibri" w:hAnsi="Calibri" w:cs="Calibri"/>
            <w:sz w:val="22"/>
            <w:szCs w:val="22"/>
          </w:rPr>
          <w:t>NgModules</w:t>
        </w:r>
        <w:proofErr w:type="spellEnd"/>
        <w:r>
          <w:rPr>
            <w:rFonts w:ascii="Calibri" w:hAnsi="Calibri" w:cs="Calibri"/>
            <w:sz w:val="22"/>
            <w:szCs w:val="22"/>
          </w:rPr>
          <w:t>:</w:t>
        </w:r>
      </w:ins>
    </w:p>
    <w:p w14:paraId="351B7592" w14:textId="77777777" w:rsidR="00B23922" w:rsidRDefault="00B23922" w:rsidP="00B23922">
      <w:pPr>
        <w:pStyle w:val="NormalWeb"/>
        <w:spacing w:before="0" w:beforeAutospacing="0" w:after="0" w:afterAutospacing="0"/>
        <w:rPr>
          <w:ins w:id="846" w:author="Danni Liu" w:date="2020-09-03T13:12:00Z"/>
          <w:rFonts w:ascii="Calibri" w:hAnsi="Calibri" w:cs="Calibri"/>
          <w:sz w:val="22"/>
          <w:szCs w:val="22"/>
        </w:rPr>
      </w:pPr>
      <w:ins w:id="847" w:author="Danni Liu" w:date="2020-09-03T13:12:00Z">
        <w:r>
          <w:rPr>
            <w:rFonts w:ascii="Calibri" w:hAnsi="Calibri" w:cs="Calibri"/>
            <w:sz w:val="22"/>
            <w:szCs w:val="22"/>
          </w:rPr>
          <w:t xml:space="preserve">1) Every Angular app has at least one </w:t>
        </w:r>
        <w:proofErr w:type="spellStart"/>
        <w:r>
          <w:rPr>
            <w:rFonts w:ascii="Calibri" w:hAnsi="Calibri" w:cs="Calibri"/>
            <w:sz w:val="22"/>
            <w:szCs w:val="22"/>
          </w:rPr>
          <w:t>NgModule</w:t>
        </w:r>
        <w:proofErr w:type="spellEnd"/>
        <w:r>
          <w:rPr>
            <w:rFonts w:ascii="Calibri" w:hAnsi="Calibri" w:cs="Calibri"/>
            <w:sz w:val="22"/>
            <w:szCs w:val="22"/>
          </w:rPr>
          <w:t xml:space="preserve">, the root module, </w:t>
        </w:r>
        <w:proofErr w:type="spellStart"/>
        <w:r>
          <w:rPr>
            <w:rFonts w:ascii="Calibri" w:hAnsi="Calibri" w:cs="Calibri"/>
            <w:sz w:val="22"/>
            <w:szCs w:val="22"/>
          </w:rPr>
          <w:t>ususally</w:t>
        </w:r>
        <w:proofErr w:type="spellEnd"/>
        <w:r>
          <w:rPr>
            <w:rFonts w:ascii="Calibri" w:hAnsi="Calibri" w:cs="Calibri"/>
            <w:sz w:val="22"/>
            <w:szCs w:val="22"/>
          </w:rPr>
          <w:t xml:space="preserve"> </w:t>
        </w:r>
        <w:proofErr w:type="spellStart"/>
        <w:r>
          <w:rPr>
            <w:rFonts w:ascii="Calibri" w:hAnsi="Calibri" w:cs="Calibri"/>
            <w:sz w:val="22"/>
            <w:szCs w:val="22"/>
          </w:rPr>
          <w:t>nambed</w:t>
        </w:r>
        <w:proofErr w:type="spellEnd"/>
        <w:r>
          <w:rPr>
            <w:rFonts w:ascii="Calibri" w:hAnsi="Calibri" w:cs="Calibri"/>
            <w:sz w:val="22"/>
            <w:szCs w:val="22"/>
          </w:rPr>
          <w:t xml:space="preserve">, </w:t>
        </w:r>
        <w:proofErr w:type="spellStart"/>
        <w:r>
          <w:rPr>
            <w:rFonts w:ascii="Calibri" w:hAnsi="Calibri" w:cs="Calibri"/>
            <w:sz w:val="22"/>
            <w:szCs w:val="22"/>
          </w:rPr>
          <w:t>AppModule</w:t>
        </w:r>
        <w:proofErr w:type="spellEnd"/>
        <w:r>
          <w:rPr>
            <w:rFonts w:ascii="Calibri" w:hAnsi="Calibri" w:cs="Calibri"/>
            <w:sz w:val="22"/>
            <w:szCs w:val="22"/>
          </w:rPr>
          <w:t>.</w:t>
        </w:r>
      </w:ins>
    </w:p>
    <w:p w14:paraId="797A2060" w14:textId="77777777" w:rsidR="00B23922" w:rsidRDefault="00B23922" w:rsidP="00B23922">
      <w:pPr>
        <w:pStyle w:val="NormalWeb"/>
        <w:spacing w:before="0" w:beforeAutospacing="0" w:after="0" w:afterAutospacing="0"/>
        <w:rPr>
          <w:ins w:id="848" w:author="Danni Liu" w:date="2020-09-03T13:12:00Z"/>
          <w:rFonts w:ascii="Calibri" w:hAnsi="Calibri" w:cs="Calibri"/>
          <w:sz w:val="22"/>
          <w:szCs w:val="22"/>
        </w:rPr>
      </w:pPr>
      <w:ins w:id="849" w:author="Danni Liu" w:date="2020-09-03T13:12:00Z">
        <w:r>
          <w:rPr>
            <w:rFonts w:ascii="Calibri" w:hAnsi="Calibri" w:cs="Calibri"/>
            <w:sz w:val="22"/>
            <w:szCs w:val="22"/>
          </w:rPr>
          <w:lastRenderedPageBreak/>
          <w:t xml:space="preserve">2) An </w:t>
        </w:r>
        <w:proofErr w:type="spellStart"/>
        <w:r>
          <w:rPr>
            <w:rFonts w:ascii="Calibri" w:hAnsi="Calibri" w:cs="Calibri"/>
            <w:sz w:val="22"/>
            <w:szCs w:val="22"/>
          </w:rPr>
          <w:t>NgModule</w:t>
        </w:r>
        <w:proofErr w:type="spellEnd"/>
        <w:r>
          <w:rPr>
            <w:rFonts w:ascii="Calibri" w:hAnsi="Calibri" w:cs="Calibri"/>
            <w:sz w:val="22"/>
            <w:szCs w:val="22"/>
          </w:rPr>
          <w:t xml:space="preserve"> is a class with an @</w:t>
        </w:r>
        <w:proofErr w:type="spellStart"/>
        <w:r>
          <w:rPr>
            <w:rFonts w:ascii="Calibri" w:hAnsi="Calibri" w:cs="Calibri"/>
            <w:sz w:val="22"/>
            <w:szCs w:val="22"/>
          </w:rPr>
          <w:t>NgModule</w:t>
        </w:r>
        <w:proofErr w:type="spellEnd"/>
        <w:r>
          <w:rPr>
            <w:rFonts w:ascii="Calibri" w:hAnsi="Calibri" w:cs="Calibri"/>
            <w:sz w:val="22"/>
            <w:szCs w:val="22"/>
          </w:rPr>
          <w:t xml:space="preserve"> decorator, which takes a single metadata object whose </w:t>
        </w:r>
        <w:proofErr w:type="spellStart"/>
        <w:r>
          <w:rPr>
            <w:rFonts w:ascii="Calibri" w:hAnsi="Calibri" w:cs="Calibri"/>
            <w:sz w:val="22"/>
            <w:szCs w:val="22"/>
          </w:rPr>
          <w:t>propterties</w:t>
        </w:r>
        <w:proofErr w:type="spellEnd"/>
        <w:r>
          <w:rPr>
            <w:rFonts w:ascii="Calibri" w:hAnsi="Calibri" w:cs="Calibri"/>
            <w:sz w:val="22"/>
            <w:szCs w:val="22"/>
          </w:rPr>
          <w:t xml:space="preserve"> describe the module:</w:t>
        </w:r>
      </w:ins>
    </w:p>
    <w:p w14:paraId="5D3907DF" w14:textId="77777777" w:rsidR="00B23922" w:rsidRDefault="00B23922" w:rsidP="00B23922">
      <w:pPr>
        <w:pStyle w:val="NormalWeb"/>
        <w:spacing w:before="0" w:beforeAutospacing="0" w:after="0" w:afterAutospacing="0"/>
        <w:ind w:left="540"/>
        <w:rPr>
          <w:ins w:id="850" w:author="Danni Liu" w:date="2020-09-03T13:12:00Z"/>
          <w:rFonts w:ascii="Calibri" w:hAnsi="Calibri" w:cs="Calibri"/>
          <w:sz w:val="22"/>
          <w:szCs w:val="22"/>
        </w:rPr>
      </w:pPr>
      <w:ins w:id="851" w:author="Danni Liu" w:date="2020-09-03T13:12:00Z">
        <w:r>
          <w:rPr>
            <w:rFonts w:ascii="Calibri" w:hAnsi="Calibri" w:cs="Calibri"/>
            <w:sz w:val="22"/>
            <w:szCs w:val="22"/>
          </w:rPr>
          <w:t xml:space="preserve">*declarations - the view classes that belong to this module: components, directives, </w:t>
        </w:r>
        <w:proofErr w:type="spellStart"/>
        <w:r>
          <w:rPr>
            <w:rFonts w:ascii="Calibri" w:hAnsi="Calibri" w:cs="Calibri"/>
            <w:sz w:val="22"/>
            <w:szCs w:val="22"/>
          </w:rPr>
          <w:t>pipels</w:t>
        </w:r>
        <w:proofErr w:type="spellEnd"/>
      </w:ins>
    </w:p>
    <w:p w14:paraId="6FEFDFBC" w14:textId="77777777" w:rsidR="00B23922" w:rsidRDefault="00B23922" w:rsidP="00B23922">
      <w:pPr>
        <w:pStyle w:val="NormalWeb"/>
        <w:spacing w:before="0" w:beforeAutospacing="0" w:after="0" w:afterAutospacing="0"/>
        <w:ind w:left="540"/>
        <w:rPr>
          <w:ins w:id="852" w:author="Danni Liu" w:date="2020-09-03T13:12:00Z"/>
          <w:rFonts w:ascii="Calibri" w:hAnsi="Calibri" w:cs="Calibri"/>
          <w:sz w:val="22"/>
          <w:szCs w:val="22"/>
        </w:rPr>
      </w:pPr>
      <w:ins w:id="853" w:author="Danni Liu" w:date="2020-09-03T13:12:00Z">
        <w:r>
          <w:rPr>
            <w:rFonts w:ascii="Calibri" w:hAnsi="Calibri" w:cs="Calibri"/>
            <w:sz w:val="22"/>
            <w:szCs w:val="22"/>
          </w:rPr>
          <w:t>*exports</w:t>
        </w:r>
      </w:ins>
    </w:p>
    <w:p w14:paraId="60671473" w14:textId="77777777" w:rsidR="00B23922" w:rsidRDefault="00B23922" w:rsidP="00B23922">
      <w:pPr>
        <w:pStyle w:val="NormalWeb"/>
        <w:spacing w:before="0" w:beforeAutospacing="0" w:after="0" w:afterAutospacing="0"/>
        <w:ind w:left="540"/>
        <w:rPr>
          <w:ins w:id="854" w:author="Danni Liu" w:date="2020-09-03T13:12:00Z"/>
          <w:rFonts w:ascii="Calibri" w:hAnsi="Calibri" w:cs="Calibri"/>
          <w:sz w:val="22"/>
          <w:szCs w:val="22"/>
        </w:rPr>
      </w:pPr>
      <w:ins w:id="855" w:author="Danni Liu" w:date="2020-09-03T13:12:00Z">
        <w:r>
          <w:rPr>
            <w:rFonts w:ascii="Calibri" w:hAnsi="Calibri" w:cs="Calibri"/>
            <w:sz w:val="22"/>
            <w:szCs w:val="22"/>
          </w:rPr>
          <w:t>*imports</w:t>
        </w:r>
      </w:ins>
    </w:p>
    <w:p w14:paraId="6D886202" w14:textId="77777777" w:rsidR="00B23922" w:rsidRDefault="00B23922" w:rsidP="00B23922">
      <w:pPr>
        <w:pStyle w:val="NormalWeb"/>
        <w:spacing w:before="0" w:beforeAutospacing="0" w:after="0" w:afterAutospacing="0"/>
        <w:ind w:left="540"/>
        <w:rPr>
          <w:ins w:id="856" w:author="Danni Liu" w:date="2020-09-03T13:12:00Z"/>
          <w:rFonts w:ascii="Calibri" w:hAnsi="Calibri" w:cs="Calibri"/>
          <w:sz w:val="22"/>
          <w:szCs w:val="22"/>
        </w:rPr>
      </w:pPr>
      <w:ins w:id="857" w:author="Danni Liu" w:date="2020-09-03T13:12:00Z">
        <w:r>
          <w:rPr>
            <w:rFonts w:ascii="Calibri" w:hAnsi="Calibri" w:cs="Calibri"/>
            <w:sz w:val="22"/>
            <w:szCs w:val="22"/>
          </w:rPr>
          <w:t>*providers - creators of services that this module contributes to the global collection of services.</w:t>
        </w:r>
      </w:ins>
    </w:p>
    <w:p w14:paraId="2424C596" w14:textId="77777777" w:rsidR="00B23922" w:rsidRDefault="00B23922" w:rsidP="00B23922">
      <w:pPr>
        <w:pStyle w:val="NormalWeb"/>
        <w:spacing w:before="0" w:beforeAutospacing="0" w:after="0" w:afterAutospacing="0"/>
        <w:ind w:left="540"/>
        <w:rPr>
          <w:ins w:id="858" w:author="Danni Liu" w:date="2020-09-03T13:12:00Z"/>
          <w:rFonts w:ascii="Calibri" w:hAnsi="Calibri" w:cs="Calibri"/>
          <w:sz w:val="22"/>
          <w:szCs w:val="22"/>
        </w:rPr>
      </w:pPr>
      <w:ins w:id="859" w:author="Danni Liu" w:date="2020-09-03T13:12:00Z">
        <w:r>
          <w:rPr>
            <w:rFonts w:ascii="Calibri" w:hAnsi="Calibri" w:cs="Calibri"/>
            <w:sz w:val="22"/>
            <w:szCs w:val="22"/>
          </w:rPr>
          <w:t>*bootstrap - the main application view, called the root component, that hosts all other app views. Only the root module should set this property.</w:t>
        </w:r>
      </w:ins>
    </w:p>
    <w:p w14:paraId="31BCE3D5" w14:textId="77777777" w:rsidR="00B23922" w:rsidRDefault="00B23922" w:rsidP="00B23922">
      <w:pPr>
        <w:pStyle w:val="NormalWeb"/>
        <w:spacing w:before="0" w:beforeAutospacing="0" w:after="0" w:afterAutospacing="0"/>
        <w:rPr>
          <w:ins w:id="860" w:author="Danni Liu" w:date="2020-09-03T13:12:00Z"/>
          <w:rFonts w:ascii="Calibri" w:hAnsi="Calibri" w:cs="Calibri"/>
          <w:sz w:val="22"/>
          <w:szCs w:val="22"/>
        </w:rPr>
      </w:pPr>
      <w:ins w:id="861" w:author="Danni Liu" w:date="2020-09-03T13:12:00Z">
        <w:r>
          <w:rPr>
            <w:rFonts w:ascii="Calibri" w:hAnsi="Calibri" w:cs="Calibri"/>
            <w:sz w:val="22"/>
            <w:szCs w:val="22"/>
          </w:rPr>
          <w:t> </w:t>
        </w:r>
      </w:ins>
    </w:p>
    <w:p w14:paraId="367D4223" w14:textId="77777777" w:rsidR="00B23922" w:rsidRDefault="00B23922" w:rsidP="00B23922">
      <w:pPr>
        <w:pStyle w:val="NormalWeb"/>
        <w:spacing w:before="0" w:beforeAutospacing="0" w:after="0" w:afterAutospacing="0"/>
        <w:rPr>
          <w:ins w:id="862" w:author="Danni Liu" w:date="2020-09-03T13:12:00Z"/>
          <w:rFonts w:ascii="Calibri" w:hAnsi="Calibri" w:cs="Calibri"/>
          <w:sz w:val="22"/>
          <w:szCs w:val="22"/>
        </w:rPr>
      </w:pPr>
      <w:ins w:id="863" w:author="Danni Liu" w:date="2020-09-03T13:12:00Z">
        <w:r>
          <w:rPr>
            <w:rFonts w:ascii="Calibri" w:hAnsi="Calibri" w:cs="Calibri"/>
            <w:sz w:val="22"/>
            <w:szCs w:val="22"/>
          </w:rPr>
          <w:t>----------</w:t>
        </w:r>
        <w:proofErr w:type="spellStart"/>
        <w:r>
          <w:rPr>
            <w:rFonts w:ascii="Calibri" w:hAnsi="Calibri" w:cs="Calibri"/>
            <w:sz w:val="22"/>
            <w:szCs w:val="22"/>
          </w:rPr>
          <w:t>RequiredJS</w:t>
        </w:r>
        <w:proofErr w:type="spellEnd"/>
        <w:r>
          <w:rPr>
            <w:rFonts w:ascii="Calibri" w:hAnsi="Calibri" w:cs="Calibri"/>
            <w:sz w:val="22"/>
            <w:szCs w:val="22"/>
          </w:rPr>
          <w:t>--------------</w:t>
        </w:r>
      </w:ins>
    </w:p>
    <w:p w14:paraId="7E5F17CC" w14:textId="77777777" w:rsidR="00B23922" w:rsidRDefault="00B23922" w:rsidP="00B23922">
      <w:pPr>
        <w:pStyle w:val="NormalWeb"/>
        <w:spacing w:before="0" w:beforeAutospacing="0" w:after="0" w:afterAutospacing="0"/>
        <w:rPr>
          <w:ins w:id="864" w:author="Danni Liu" w:date="2020-09-03T13:12:00Z"/>
          <w:rFonts w:ascii="Calibri" w:hAnsi="Calibri" w:cs="Calibri"/>
          <w:sz w:val="22"/>
          <w:szCs w:val="22"/>
        </w:rPr>
      </w:pPr>
      <w:proofErr w:type="spellStart"/>
      <w:ins w:id="865" w:author="Danni Liu" w:date="2020-09-03T13:12:00Z">
        <w:r>
          <w:rPr>
            <w:rFonts w:ascii="Calibri" w:hAnsi="Calibri" w:cs="Calibri"/>
            <w:sz w:val="22"/>
            <w:szCs w:val="22"/>
          </w:rPr>
          <w:t>RequiredJS</w:t>
        </w:r>
        <w:proofErr w:type="spellEnd"/>
        <w:r>
          <w:rPr>
            <w:rFonts w:ascii="Calibri" w:hAnsi="Calibri" w:cs="Calibri"/>
            <w:sz w:val="22"/>
            <w:szCs w:val="22"/>
          </w:rPr>
          <w:t xml:space="preserve"> is a java script library that helps in lazy loading JavaScript dependencies.</w:t>
        </w:r>
      </w:ins>
    </w:p>
    <w:p w14:paraId="2120DA35" w14:textId="77777777" w:rsidR="00B23922" w:rsidRDefault="00B23922" w:rsidP="00B23922">
      <w:pPr>
        <w:pStyle w:val="NormalWeb"/>
        <w:spacing w:before="0" w:beforeAutospacing="0" w:after="0" w:afterAutospacing="0"/>
        <w:rPr>
          <w:ins w:id="866" w:author="Danni Liu" w:date="2020-09-03T13:12:00Z"/>
          <w:rFonts w:ascii="Calibri" w:hAnsi="Calibri" w:cs="Calibri"/>
          <w:sz w:val="22"/>
          <w:szCs w:val="22"/>
        </w:rPr>
      </w:pPr>
      <w:proofErr w:type="spellStart"/>
      <w:ins w:id="867" w:author="Danni Liu" w:date="2020-09-03T13:12:00Z">
        <w:r>
          <w:rPr>
            <w:rFonts w:ascii="Calibri" w:hAnsi="Calibri" w:cs="Calibri"/>
            <w:sz w:val="22"/>
            <w:szCs w:val="22"/>
          </w:rPr>
          <w:t>RequireJS</w:t>
        </w:r>
        <w:proofErr w:type="spellEnd"/>
        <w:r>
          <w:rPr>
            <w:rFonts w:ascii="Calibri" w:hAnsi="Calibri" w:cs="Calibri"/>
            <w:sz w:val="22"/>
            <w:szCs w:val="22"/>
          </w:rPr>
          <w:t xml:space="preserve"> implements </w:t>
        </w:r>
        <w:proofErr w:type="spellStart"/>
        <w:r>
          <w:rPr>
            <w:rFonts w:ascii="Calibri" w:hAnsi="Calibri" w:cs="Calibri"/>
            <w:sz w:val="22"/>
            <w:szCs w:val="22"/>
          </w:rPr>
          <w:t>Asynynchronous</w:t>
        </w:r>
        <w:proofErr w:type="spellEnd"/>
        <w:r>
          <w:rPr>
            <w:rFonts w:ascii="Calibri" w:hAnsi="Calibri" w:cs="Calibri"/>
            <w:sz w:val="22"/>
            <w:szCs w:val="22"/>
          </w:rPr>
          <w:t xml:space="preserve"> Modules specified by </w:t>
        </w:r>
        <w:proofErr w:type="spellStart"/>
        <w:r>
          <w:rPr>
            <w:rFonts w:ascii="Calibri" w:hAnsi="Calibri" w:cs="Calibri"/>
            <w:sz w:val="22"/>
            <w:szCs w:val="22"/>
          </w:rPr>
          <w:t>CommonJS</w:t>
        </w:r>
        <w:proofErr w:type="spellEnd"/>
        <w:r>
          <w:rPr>
            <w:rFonts w:ascii="Calibri" w:hAnsi="Calibri" w:cs="Calibri"/>
            <w:sz w:val="22"/>
            <w:szCs w:val="22"/>
          </w:rPr>
          <w:t>.</w:t>
        </w:r>
      </w:ins>
    </w:p>
    <w:p w14:paraId="045FE8B7" w14:textId="77777777" w:rsidR="00B23922" w:rsidRDefault="00B23922" w:rsidP="00B23922">
      <w:pPr>
        <w:pStyle w:val="NormalWeb"/>
        <w:spacing w:before="0" w:beforeAutospacing="0" w:after="0" w:afterAutospacing="0"/>
        <w:rPr>
          <w:ins w:id="868" w:author="Danni Liu" w:date="2020-09-03T13:12:00Z"/>
          <w:rFonts w:ascii="Calibri" w:hAnsi="Calibri" w:cs="Calibri"/>
          <w:sz w:val="22"/>
          <w:szCs w:val="22"/>
        </w:rPr>
      </w:pPr>
      <w:ins w:id="869" w:author="Danni Liu" w:date="2020-09-03T13:12:00Z">
        <w:r>
          <w:rPr>
            <w:rFonts w:ascii="Calibri" w:hAnsi="Calibri" w:cs="Calibri"/>
            <w:sz w:val="22"/>
            <w:szCs w:val="22"/>
          </w:rPr>
          <w:t xml:space="preserve">The dependency injection system built into AngularJS deals with the objects needed in a component; while dependency management in </w:t>
        </w:r>
        <w:proofErr w:type="spellStart"/>
        <w:r>
          <w:rPr>
            <w:rFonts w:ascii="Calibri" w:hAnsi="Calibri" w:cs="Calibri"/>
            <w:sz w:val="22"/>
            <w:szCs w:val="22"/>
          </w:rPr>
          <w:t>RequireJS</w:t>
        </w:r>
        <w:proofErr w:type="spellEnd"/>
        <w:r>
          <w:rPr>
            <w:rFonts w:ascii="Calibri" w:hAnsi="Calibri" w:cs="Calibri"/>
            <w:sz w:val="22"/>
            <w:szCs w:val="22"/>
          </w:rPr>
          <w:t xml:space="preserve"> deals with the modules or, JavaScript files.</w:t>
        </w:r>
      </w:ins>
    </w:p>
    <w:p w14:paraId="6E6F7691" w14:textId="77777777" w:rsidR="00B23922" w:rsidRDefault="00B23922" w:rsidP="00B23922">
      <w:pPr>
        <w:pStyle w:val="NormalWeb"/>
        <w:spacing w:before="0" w:beforeAutospacing="0" w:after="0" w:afterAutospacing="0"/>
        <w:rPr>
          <w:ins w:id="870" w:author="Danni Liu" w:date="2020-09-03T13:12:00Z"/>
          <w:rFonts w:ascii="Calibri" w:hAnsi="Calibri" w:cs="Calibri"/>
          <w:sz w:val="22"/>
          <w:szCs w:val="22"/>
        </w:rPr>
      </w:pPr>
      <w:ins w:id="871" w:author="Danni Liu" w:date="2020-09-03T13:12:00Z">
        <w:r>
          <w:rPr>
            <w:rFonts w:ascii="Calibri" w:hAnsi="Calibri" w:cs="Calibri"/>
            <w:sz w:val="22"/>
            <w:szCs w:val="22"/>
          </w:rPr>
          <w:t>----------Angular JS--------------</w:t>
        </w:r>
      </w:ins>
    </w:p>
    <w:p w14:paraId="45247A75" w14:textId="77777777" w:rsidR="00B23922" w:rsidRDefault="00B23922" w:rsidP="00B23922">
      <w:pPr>
        <w:pStyle w:val="NormalWeb"/>
        <w:spacing w:before="0" w:beforeAutospacing="0" w:after="0" w:afterAutospacing="0"/>
        <w:rPr>
          <w:ins w:id="872" w:author="Danni Liu" w:date="2020-09-03T13:12:00Z"/>
          <w:rFonts w:ascii="Calibri" w:hAnsi="Calibri" w:cs="Calibri"/>
          <w:sz w:val="22"/>
          <w:szCs w:val="22"/>
        </w:rPr>
      </w:pPr>
      <w:proofErr w:type="spellStart"/>
      <w:ins w:id="873" w:author="Danni Liu" w:date="2020-09-03T13:12:00Z">
        <w:r>
          <w:rPr>
            <w:rFonts w:ascii="Calibri" w:hAnsi="Calibri" w:cs="Calibri"/>
            <w:sz w:val="22"/>
            <w:szCs w:val="22"/>
          </w:rPr>
          <w:t>angularjs</w:t>
        </w:r>
        <w:proofErr w:type="spellEnd"/>
        <w:r>
          <w:rPr>
            <w:rFonts w:ascii="Calibri" w:hAnsi="Calibri" w:cs="Calibri"/>
            <w:sz w:val="22"/>
            <w:szCs w:val="22"/>
          </w:rPr>
          <w:t xml:space="preserve"> sandbox</w:t>
        </w:r>
      </w:ins>
    </w:p>
    <w:p w14:paraId="237AB5FE" w14:textId="77777777" w:rsidR="00B23922" w:rsidRDefault="00B23922" w:rsidP="00B23922">
      <w:pPr>
        <w:pStyle w:val="NormalWeb"/>
        <w:spacing w:before="0" w:beforeAutospacing="0" w:after="0" w:afterAutospacing="0"/>
        <w:rPr>
          <w:ins w:id="874" w:author="Danni Liu" w:date="2020-09-03T13:12:00Z"/>
          <w:rFonts w:ascii="Calibri" w:hAnsi="Calibri" w:cs="Calibri"/>
          <w:sz w:val="22"/>
          <w:szCs w:val="22"/>
        </w:rPr>
      </w:pPr>
      <w:ins w:id="875" w:author="Danni Liu" w:date="2020-09-03T13:12:00Z">
        <w:r>
          <w:rPr>
            <w:rFonts w:ascii="Calibri" w:hAnsi="Calibri" w:cs="Calibri"/>
            <w:sz w:val="22"/>
            <w:szCs w:val="22"/>
          </w:rPr>
          <w:t>angular JS internal</w:t>
        </w:r>
      </w:ins>
    </w:p>
    <w:p w14:paraId="35A4A2CC" w14:textId="77777777" w:rsidR="00B23922" w:rsidRDefault="00B23922" w:rsidP="00B23922">
      <w:pPr>
        <w:pStyle w:val="NormalWeb"/>
        <w:spacing w:before="0" w:beforeAutospacing="0" w:after="0" w:afterAutospacing="0"/>
        <w:rPr>
          <w:ins w:id="876" w:author="Danni Liu" w:date="2020-09-03T13:12:00Z"/>
          <w:rFonts w:ascii="Calibri" w:hAnsi="Calibri" w:cs="Calibri"/>
          <w:sz w:val="22"/>
          <w:szCs w:val="22"/>
        </w:rPr>
      </w:pPr>
      <w:ins w:id="877" w:author="Danni Liu" w:date="2020-09-03T13:12:00Z">
        <w:r>
          <w:rPr>
            <w:rFonts w:ascii="Calibri" w:hAnsi="Calibri" w:cs="Calibri"/>
            <w:sz w:val="22"/>
            <w:szCs w:val="22"/>
          </w:rPr>
          <w:t> </w:t>
        </w:r>
      </w:ins>
    </w:p>
    <w:p w14:paraId="08063791" w14:textId="77777777" w:rsidR="00B23922" w:rsidRDefault="00B23922" w:rsidP="00B23922">
      <w:pPr>
        <w:pStyle w:val="NormalWeb"/>
        <w:spacing w:before="0" w:beforeAutospacing="0" w:after="0" w:afterAutospacing="0"/>
        <w:rPr>
          <w:ins w:id="878" w:author="Danni Liu" w:date="2020-09-03T13:12:00Z"/>
          <w:rFonts w:ascii="Calibri" w:hAnsi="Calibri" w:cs="Calibri"/>
          <w:sz w:val="22"/>
          <w:szCs w:val="22"/>
        </w:rPr>
      </w:pPr>
      <w:ins w:id="879" w:author="Danni Liu" w:date="2020-09-03T13:12:00Z">
        <w:r>
          <w:rPr>
            <w:rFonts w:ascii="Calibri" w:hAnsi="Calibri" w:cs="Calibri"/>
            <w:sz w:val="22"/>
            <w:szCs w:val="22"/>
          </w:rPr>
          <w:fldChar w:fldCharType="begin"/>
        </w:r>
        <w:r>
          <w:rPr>
            <w:rFonts w:ascii="Calibri" w:hAnsi="Calibri" w:cs="Calibri"/>
            <w:sz w:val="22"/>
            <w:szCs w:val="22"/>
          </w:rPr>
          <w:instrText xml:space="preserve"> HYPERLINK "http://www.sitepoint.com/using-requirejs-angularjs-applications/" </w:instrText>
        </w:r>
        <w:r>
          <w:rPr>
            <w:rFonts w:ascii="Calibri" w:hAnsi="Calibri" w:cs="Calibri"/>
            <w:sz w:val="22"/>
            <w:szCs w:val="22"/>
          </w:rPr>
          <w:fldChar w:fldCharType="separate"/>
        </w:r>
        <w:r>
          <w:rPr>
            <w:rStyle w:val="Hyperlink"/>
            <w:rFonts w:ascii="Calibri" w:hAnsi="Calibri" w:cs="Calibri"/>
            <w:sz w:val="22"/>
            <w:szCs w:val="22"/>
          </w:rPr>
          <w:t>http://www.sitepoint.com/using-requirejs-angularjs-applications/</w:t>
        </w:r>
        <w:r>
          <w:rPr>
            <w:rFonts w:ascii="Calibri" w:hAnsi="Calibri" w:cs="Calibri"/>
            <w:sz w:val="22"/>
            <w:szCs w:val="22"/>
          </w:rPr>
          <w:fldChar w:fldCharType="end"/>
        </w:r>
        <w:r>
          <w:rPr>
            <w:rFonts w:ascii="Calibri" w:hAnsi="Calibri" w:cs="Calibri"/>
            <w:sz w:val="22"/>
            <w:szCs w:val="22"/>
          </w:rPr>
          <w:t>- about required JS and angular JS</w:t>
        </w:r>
      </w:ins>
    </w:p>
    <w:p w14:paraId="718E65C7" w14:textId="77777777" w:rsidR="00B23922" w:rsidRDefault="00B23922" w:rsidP="00B23922">
      <w:pPr>
        <w:pStyle w:val="NormalWeb"/>
        <w:spacing w:before="0" w:beforeAutospacing="0" w:after="0" w:afterAutospacing="0"/>
        <w:rPr>
          <w:ins w:id="880" w:author="Danni Liu" w:date="2020-09-03T13:12:00Z"/>
          <w:rFonts w:ascii="Calibri" w:hAnsi="Calibri" w:cs="Calibri"/>
          <w:sz w:val="22"/>
          <w:szCs w:val="22"/>
        </w:rPr>
      </w:pPr>
      <w:ins w:id="881" w:author="Danni Liu" w:date="2020-09-03T13:12:00Z">
        <w:r>
          <w:rPr>
            <w:rFonts w:ascii="Calibri" w:hAnsi="Calibri" w:cs="Calibri"/>
            <w:sz w:val="22"/>
            <w:szCs w:val="22"/>
          </w:rPr>
          <w:t>angular JS and jQuery</w:t>
        </w:r>
      </w:ins>
    </w:p>
    <w:p w14:paraId="7EE374A8" w14:textId="77777777" w:rsidR="00B23922" w:rsidRDefault="00B23922" w:rsidP="00B23922">
      <w:pPr>
        <w:pStyle w:val="NormalWeb"/>
        <w:spacing w:before="0" w:beforeAutospacing="0" w:after="0" w:afterAutospacing="0"/>
        <w:rPr>
          <w:ins w:id="882" w:author="Danni Liu" w:date="2020-09-03T13:12:00Z"/>
          <w:rFonts w:ascii="Calibri" w:hAnsi="Calibri" w:cs="Calibri"/>
          <w:sz w:val="22"/>
          <w:szCs w:val="22"/>
        </w:rPr>
      </w:pPr>
      <w:ins w:id="883" w:author="Danni Liu" w:date="2020-09-03T13:12:00Z">
        <w:r>
          <w:rPr>
            <w:rFonts w:ascii="Calibri" w:hAnsi="Calibri" w:cs="Calibri"/>
            <w:sz w:val="22"/>
            <w:szCs w:val="22"/>
          </w:rPr>
          <w:fldChar w:fldCharType="begin"/>
        </w:r>
        <w:r>
          <w:rPr>
            <w:rFonts w:ascii="Calibri" w:hAnsi="Calibri" w:cs="Calibri"/>
            <w:sz w:val="22"/>
            <w:szCs w:val="22"/>
          </w:rPr>
          <w:instrText xml:space="preserve"> HYPERLINK "https://docs.angularjs.org/tutorial/step_08" </w:instrText>
        </w:r>
        <w:r>
          <w:rPr>
            <w:rFonts w:ascii="Calibri" w:hAnsi="Calibri" w:cs="Calibri"/>
            <w:sz w:val="22"/>
            <w:szCs w:val="22"/>
          </w:rPr>
          <w:fldChar w:fldCharType="separate"/>
        </w:r>
        <w:r>
          <w:rPr>
            <w:rStyle w:val="Hyperlink"/>
            <w:rFonts w:ascii="Calibri" w:hAnsi="Calibri" w:cs="Calibri"/>
            <w:sz w:val="22"/>
            <w:szCs w:val="22"/>
          </w:rPr>
          <w:t>https://docs.angularjs.org/tutorial/step_08</w:t>
        </w:r>
        <w:r>
          <w:rPr>
            <w:rFonts w:ascii="Calibri" w:hAnsi="Calibri" w:cs="Calibri"/>
            <w:sz w:val="22"/>
            <w:szCs w:val="22"/>
          </w:rPr>
          <w:fldChar w:fldCharType="end"/>
        </w:r>
        <w:r>
          <w:rPr>
            <w:rFonts w:ascii="Calibri" w:hAnsi="Calibri" w:cs="Calibri"/>
            <w:sz w:val="22"/>
            <w:szCs w:val="22"/>
          </w:rPr>
          <w:t xml:space="preserve"> - stop</w:t>
        </w:r>
      </w:ins>
    </w:p>
    <w:p w14:paraId="76FF4A7D" w14:textId="77777777" w:rsidR="00B23922" w:rsidRDefault="00B23922" w:rsidP="00B23922">
      <w:pPr>
        <w:pStyle w:val="NormalWeb"/>
        <w:spacing w:before="0" w:beforeAutospacing="0" w:after="0" w:afterAutospacing="0"/>
        <w:rPr>
          <w:ins w:id="884" w:author="Danni Liu" w:date="2020-09-03T13:12:00Z"/>
          <w:rFonts w:ascii="Calibri" w:hAnsi="Calibri" w:cs="Calibri"/>
          <w:sz w:val="22"/>
          <w:szCs w:val="22"/>
        </w:rPr>
      </w:pPr>
      <w:ins w:id="885" w:author="Danni Liu" w:date="2020-09-03T13:12:00Z">
        <w:r>
          <w:rPr>
            <w:rFonts w:ascii="Calibri" w:hAnsi="Calibri" w:cs="Calibri"/>
            <w:sz w:val="22"/>
            <w:szCs w:val="22"/>
          </w:rPr>
          <w:fldChar w:fldCharType="begin"/>
        </w:r>
        <w:r>
          <w:rPr>
            <w:rFonts w:ascii="Calibri" w:hAnsi="Calibri" w:cs="Calibri"/>
            <w:sz w:val="22"/>
            <w:szCs w:val="22"/>
          </w:rPr>
          <w:instrText xml:space="preserve"> HYPERLINK "https://docs.angularjs.org/guide/providers" </w:instrText>
        </w:r>
        <w:r>
          <w:rPr>
            <w:rFonts w:ascii="Calibri" w:hAnsi="Calibri" w:cs="Calibri"/>
            <w:sz w:val="22"/>
            <w:szCs w:val="22"/>
          </w:rPr>
          <w:fldChar w:fldCharType="separate"/>
        </w:r>
        <w:r>
          <w:rPr>
            <w:rStyle w:val="Hyperlink"/>
            <w:rFonts w:ascii="Calibri" w:hAnsi="Calibri" w:cs="Calibri"/>
            <w:sz w:val="22"/>
            <w:szCs w:val="22"/>
          </w:rPr>
          <w:t>https://docs.angularjs.org/guide/providers</w:t>
        </w:r>
        <w:r>
          <w:rPr>
            <w:rFonts w:ascii="Calibri" w:hAnsi="Calibri" w:cs="Calibri"/>
            <w:sz w:val="22"/>
            <w:szCs w:val="22"/>
          </w:rPr>
          <w:fldChar w:fldCharType="end"/>
        </w:r>
        <w:r>
          <w:rPr>
            <w:rFonts w:ascii="Calibri" w:hAnsi="Calibri" w:cs="Calibri"/>
            <w:sz w:val="22"/>
            <w:szCs w:val="22"/>
          </w:rPr>
          <w:t>, answer below question</w:t>
        </w:r>
      </w:ins>
    </w:p>
    <w:p w14:paraId="3AD9882F" w14:textId="77777777" w:rsidR="00B23922" w:rsidRDefault="00B23922" w:rsidP="00B23922">
      <w:pPr>
        <w:pStyle w:val="NormalWeb"/>
        <w:spacing w:before="0" w:beforeAutospacing="0" w:after="0" w:afterAutospacing="0"/>
        <w:rPr>
          <w:ins w:id="886" w:author="Danni Liu" w:date="2020-09-03T13:12:00Z"/>
          <w:rFonts w:ascii="Calibri" w:hAnsi="Calibri" w:cs="Calibri"/>
          <w:sz w:val="22"/>
          <w:szCs w:val="22"/>
        </w:rPr>
      </w:pPr>
      <w:ins w:id="887" w:author="Danni Liu" w:date="2020-09-03T13:12:00Z">
        <w:r>
          <w:rPr>
            <w:rFonts w:ascii="Calibri" w:hAnsi="Calibri" w:cs="Calibri"/>
            <w:sz w:val="22"/>
            <w:szCs w:val="22"/>
          </w:rPr>
          <w:fldChar w:fldCharType="begin"/>
        </w:r>
        <w:r>
          <w:rPr>
            <w:rFonts w:ascii="Calibri" w:hAnsi="Calibri" w:cs="Calibri"/>
            <w:sz w:val="22"/>
            <w:szCs w:val="22"/>
          </w:rPr>
          <w:instrText xml:space="preserve"> HYPERLINK "https://docs.angularjs.org/api/ng/service/$q" </w:instrText>
        </w:r>
        <w:r>
          <w:rPr>
            <w:rFonts w:ascii="Calibri" w:hAnsi="Calibri" w:cs="Calibri"/>
            <w:sz w:val="22"/>
            <w:szCs w:val="22"/>
          </w:rPr>
          <w:fldChar w:fldCharType="separate"/>
        </w:r>
        <w:r>
          <w:rPr>
            <w:rStyle w:val="Hyperlink"/>
            <w:rFonts w:ascii="Calibri" w:hAnsi="Calibri" w:cs="Calibri"/>
            <w:sz w:val="22"/>
            <w:szCs w:val="22"/>
          </w:rPr>
          <w:t>https://docs.angularjs.org/api/ng/service/$q</w:t>
        </w:r>
        <w:r>
          <w:rPr>
            <w:rFonts w:ascii="Calibri" w:hAnsi="Calibri" w:cs="Calibri"/>
            <w:sz w:val="22"/>
            <w:szCs w:val="22"/>
          </w:rPr>
          <w:fldChar w:fldCharType="end"/>
        </w:r>
        <w:r>
          <w:rPr>
            <w:rFonts w:ascii="Calibri" w:hAnsi="Calibri" w:cs="Calibri"/>
            <w:sz w:val="22"/>
            <w:szCs w:val="22"/>
          </w:rPr>
          <w:t xml:space="preserve"> -- promised object?</w:t>
        </w:r>
      </w:ins>
    </w:p>
    <w:p w14:paraId="464A46C5" w14:textId="77777777" w:rsidR="00B23922" w:rsidRDefault="00B23922" w:rsidP="00B23922">
      <w:pPr>
        <w:pStyle w:val="NormalWeb"/>
        <w:spacing w:before="0" w:beforeAutospacing="0" w:after="0" w:afterAutospacing="0"/>
        <w:rPr>
          <w:ins w:id="888" w:author="Danni Liu" w:date="2020-09-03T13:12:00Z"/>
          <w:rFonts w:ascii="Calibri" w:hAnsi="Calibri" w:cs="Calibri"/>
          <w:sz w:val="22"/>
          <w:szCs w:val="22"/>
        </w:rPr>
      </w:pPr>
      <w:ins w:id="889" w:author="Danni Liu" w:date="2020-09-03T13:12:00Z">
        <w:r>
          <w:rPr>
            <w:rFonts w:ascii="Calibri" w:hAnsi="Calibri" w:cs="Calibri"/>
            <w:sz w:val="22"/>
            <w:szCs w:val="22"/>
          </w:rPr>
          <w:t xml:space="preserve">test page: </w:t>
        </w:r>
        <w:r>
          <w:rPr>
            <w:rFonts w:ascii="Calibri" w:hAnsi="Calibri" w:cs="Calibri"/>
            <w:sz w:val="22"/>
            <w:szCs w:val="22"/>
          </w:rPr>
          <w:fldChar w:fldCharType="begin"/>
        </w:r>
        <w:r>
          <w:rPr>
            <w:rFonts w:ascii="Calibri" w:hAnsi="Calibri" w:cs="Calibri"/>
            <w:sz w:val="22"/>
            <w:szCs w:val="22"/>
          </w:rPr>
          <w:instrText xml:space="preserve"> HYPERLINK "file:///C:\\apptest\\angularJS\\t2\\index.html" </w:instrText>
        </w:r>
        <w:r>
          <w:rPr>
            <w:rFonts w:ascii="Calibri" w:hAnsi="Calibri" w:cs="Calibri"/>
            <w:sz w:val="22"/>
            <w:szCs w:val="22"/>
          </w:rPr>
          <w:fldChar w:fldCharType="separate"/>
        </w:r>
        <w:r>
          <w:rPr>
            <w:rStyle w:val="Hyperlink"/>
            <w:rFonts w:ascii="Calibri" w:hAnsi="Calibri" w:cs="Calibri"/>
            <w:sz w:val="22"/>
            <w:szCs w:val="22"/>
          </w:rPr>
          <w:t>file:///C:/apptest/angularJS/t2/index.html</w:t>
        </w:r>
        <w:r>
          <w:rPr>
            <w:rFonts w:ascii="Calibri" w:hAnsi="Calibri" w:cs="Calibri"/>
            <w:sz w:val="22"/>
            <w:szCs w:val="22"/>
          </w:rPr>
          <w:fldChar w:fldCharType="end"/>
        </w:r>
      </w:ins>
    </w:p>
    <w:p w14:paraId="2A89C949" w14:textId="77777777" w:rsidR="00B23922" w:rsidRDefault="00B23922" w:rsidP="00B23922">
      <w:pPr>
        <w:pStyle w:val="NormalWeb"/>
        <w:spacing w:before="0" w:beforeAutospacing="0" w:after="0" w:afterAutospacing="0"/>
        <w:rPr>
          <w:ins w:id="890" w:author="Danni Liu" w:date="2020-09-03T13:12:00Z"/>
          <w:rFonts w:ascii="Calibri" w:hAnsi="Calibri" w:cs="Calibri"/>
          <w:sz w:val="22"/>
          <w:szCs w:val="22"/>
        </w:rPr>
      </w:pPr>
      <w:ins w:id="891" w:author="Danni Liu" w:date="2020-09-03T13:12:00Z">
        <w:r>
          <w:rPr>
            <w:rFonts w:ascii="Calibri" w:hAnsi="Calibri" w:cs="Calibri"/>
            <w:sz w:val="22"/>
            <w:szCs w:val="22"/>
          </w:rPr>
          <w:t xml:space="preserve">&lt;script </w:t>
        </w:r>
        <w:proofErr w:type="spellStart"/>
        <w:r>
          <w:rPr>
            <w:rFonts w:ascii="Calibri" w:hAnsi="Calibri" w:cs="Calibri"/>
            <w:sz w:val="22"/>
            <w:szCs w:val="22"/>
          </w:rPr>
          <w:t>src</w:t>
        </w:r>
        <w:proofErr w:type="spellEnd"/>
        <w:r>
          <w:rPr>
            <w:rFonts w:ascii="Calibri" w:hAnsi="Calibri" w:cs="Calibri"/>
            <w:sz w:val="22"/>
            <w:szCs w:val="22"/>
          </w:rPr>
          <w:t>="Scripts/angular.js"&gt;&lt;/script&gt;</w:t>
        </w:r>
      </w:ins>
    </w:p>
    <w:p w14:paraId="02FBC792" w14:textId="77777777" w:rsidR="00B23922" w:rsidRDefault="00B23922" w:rsidP="00B23922">
      <w:pPr>
        <w:pStyle w:val="NormalWeb"/>
        <w:spacing w:before="0" w:beforeAutospacing="0" w:after="0" w:afterAutospacing="0"/>
        <w:rPr>
          <w:ins w:id="892" w:author="Danni Liu" w:date="2020-09-03T13:12:00Z"/>
          <w:rFonts w:ascii="Calibri" w:hAnsi="Calibri" w:cs="Calibri"/>
          <w:sz w:val="22"/>
          <w:szCs w:val="22"/>
        </w:rPr>
      </w:pPr>
      <w:ins w:id="893" w:author="Danni Liu" w:date="2020-09-03T13:12:00Z">
        <w:r>
          <w:rPr>
            <w:rFonts w:ascii="Calibri" w:hAnsi="Calibri" w:cs="Calibri"/>
            <w:sz w:val="22"/>
            <w:szCs w:val="22"/>
          </w:rPr>
          <w:t> </w:t>
        </w:r>
      </w:ins>
    </w:p>
    <w:p w14:paraId="1023DB8C" w14:textId="77777777" w:rsidR="00B23922" w:rsidRDefault="00B23922" w:rsidP="00B23922">
      <w:pPr>
        <w:pStyle w:val="NormalWeb"/>
        <w:spacing w:before="0" w:beforeAutospacing="0" w:after="0" w:afterAutospacing="0"/>
        <w:rPr>
          <w:ins w:id="894" w:author="Danni Liu" w:date="2020-09-03T13:12:00Z"/>
          <w:rFonts w:ascii="Calibri" w:hAnsi="Calibri" w:cs="Calibri"/>
          <w:sz w:val="22"/>
          <w:szCs w:val="22"/>
        </w:rPr>
      </w:pPr>
      <w:ins w:id="895" w:author="Danni Liu" w:date="2020-09-03T13:12:00Z">
        <w:r>
          <w:rPr>
            <w:rFonts w:ascii="Calibri" w:hAnsi="Calibri" w:cs="Calibri"/>
            <w:sz w:val="22"/>
            <w:szCs w:val="22"/>
          </w:rPr>
          <w:t> </w:t>
        </w:r>
      </w:ins>
    </w:p>
    <w:p w14:paraId="4AAA437B" w14:textId="77777777" w:rsidR="00B23922" w:rsidRDefault="00B23922" w:rsidP="00B23922">
      <w:pPr>
        <w:pStyle w:val="NormalWeb"/>
        <w:spacing w:before="0" w:beforeAutospacing="0" w:after="0" w:afterAutospacing="0"/>
        <w:rPr>
          <w:ins w:id="896" w:author="Danni Liu" w:date="2020-09-03T13:12:00Z"/>
          <w:rFonts w:ascii="Calibri" w:hAnsi="Calibri" w:cs="Calibri"/>
          <w:sz w:val="22"/>
          <w:szCs w:val="22"/>
        </w:rPr>
      </w:pPr>
      <w:ins w:id="897" w:author="Danni Liu" w:date="2020-09-03T13:12:00Z">
        <w:r>
          <w:rPr>
            <w:rFonts w:ascii="Calibri" w:hAnsi="Calibri" w:cs="Calibri"/>
            <w:sz w:val="22"/>
            <w:szCs w:val="22"/>
          </w:rPr>
          <w:t>what is the difference between provider and service?</w:t>
        </w:r>
      </w:ins>
    </w:p>
    <w:p w14:paraId="00EBAA51" w14:textId="77777777" w:rsidR="00B23922" w:rsidRDefault="00B23922" w:rsidP="00B23922">
      <w:pPr>
        <w:pStyle w:val="NormalWeb"/>
        <w:spacing w:before="0" w:beforeAutospacing="0" w:after="0" w:afterAutospacing="0"/>
        <w:rPr>
          <w:ins w:id="898" w:author="Danni Liu" w:date="2020-09-03T13:12:00Z"/>
          <w:rFonts w:ascii="Calibri" w:hAnsi="Calibri" w:cs="Calibri"/>
          <w:sz w:val="22"/>
          <w:szCs w:val="22"/>
        </w:rPr>
      </w:pPr>
      <w:ins w:id="899" w:author="Danni Liu" w:date="2020-09-03T13:12:00Z">
        <w:r>
          <w:rPr>
            <w:rFonts w:ascii="Calibri" w:hAnsi="Calibri" w:cs="Calibri"/>
            <w:sz w:val="22"/>
            <w:szCs w:val="22"/>
          </w:rPr>
          <w:t xml:space="preserve">Provider can only be injected into config </w:t>
        </w:r>
        <w:proofErr w:type="gramStart"/>
        <w:r>
          <w:rPr>
            <w:rFonts w:ascii="Calibri" w:hAnsi="Calibri" w:cs="Calibri"/>
            <w:sz w:val="22"/>
            <w:szCs w:val="22"/>
          </w:rPr>
          <w:t>functions,</w:t>
        </w:r>
        <w:proofErr w:type="gramEnd"/>
        <w:r>
          <w:rPr>
            <w:rFonts w:ascii="Calibri" w:hAnsi="Calibri" w:cs="Calibri"/>
            <w:sz w:val="22"/>
            <w:szCs w:val="22"/>
          </w:rPr>
          <w:t xml:space="preserve"> thus you could not inject $</w:t>
        </w:r>
        <w:proofErr w:type="spellStart"/>
        <w:r>
          <w:rPr>
            <w:rFonts w:ascii="Calibri" w:hAnsi="Calibri" w:cs="Calibri"/>
            <w:sz w:val="22"/>
            <w:szCs w:val="22"/>
          </w:rPr>
          <w:t>routerProvider</w:t>
        </w:r>
        <w:proofErr w:type="spellEnd"/>
        <w:r>
          <w:rPr>
            <w:rFonts w:ascii="Calibri" w:hAnsi="Calibri" w:cs="Calibri"/>
            <w:sz w:val="22"/>
            <w:szCs w:val="22"/>
          </w:rPr>
          <w:t xml:space="preserve"> into </w:t>
        </w:r>
        <w:proofErr w:type="spellStart"/>
        <w:r>
          <w:rPr>
            <w:rFonts w:ascii="Calibri" w:hAnsi="Calibri" w:cs="Calibri"/>
            <w:sz w:val="22"/>
            <w:szCs w:val="22"/>
          </w:rPr>
          <w:t>PhoneListCtrl</w:t>
        </w:r>
        <w:proofErr w:type="spellEnd"/>
        <w:r>
          <w:rPr>
            <w:rFonts w:ascii="Calibri" w:hAnsi="Calibri" w:cs="Calibri"/>
            <w:sz w:val="22"/>
            <w:szCs w:val="22"/>
          </w:rPr>
          <w:t>.</w:t>
        </w:r>
      </w:ins>
    </w:p>
    <w:p w14:paraId="6BF196BA" w14:textId="77777777" w:rsidR="00B23922" w:rsidRDefault="00B23922" w:rsidP="00B23922">
      <w:pPr>
        <w:pStyle w:val="NormalWeb"/>
        <w:spacing w:before="0" w:beforeAutospacing="0" w:after="0" w:afterAutospacing="0"/>
        <w:rPr>
          <w:ins w:id="900" w:author="Danni Liu" w:date="2020-09-03T13:12:00Z"/>
          <w:rFonts w:ascii="Calibri" w:hAnsi="Calibri" w:cs="Calibri"/>
          <w:sz w:val="22"/>
          <w:szCs w:val="22"/>
        </w:rPr>
      </w:pPr>
      <w:ins w:id="901" w:author="Danni Liu" w:date="2020-09-03T13:12:00Z">
        <w:r>
          <w:rPr>
            <w:rFonts w:ascii="Calibri" w:hAnsi="Calibri" w:cs="Calibri"/>
            <w:sz w:val="22"/>
            <w:szCs w:val="22"/>
          </w:rPr>
          <w:t>what is function in angular JS?</w:t>
        </w:r>
      </w:ins>
    </w:p>
    <w:p w14:paraId="2E304B58" w14:textId="77777777" w:rsidR="00B23922" w:rsidRDefault="00B23922" w:rsidP="00B23922">
      <w:pPr>
        <w:pStyle w:val="NormalWeb"/>
        <w:spacing w:before="0" w:beforeAutospacing="0" w:after="0" w:afterAutospacing="0"/>
        <w:rPr>
          <w:ins w:id="902" w:author="Danni Liu" w:date="2020-09-03T13:12:00Z"/>
          <w:rFonts w:ascii="Calibri" w:hAnsi="Calibri" w:cs="Calibri"/>
          <w:sz w:val="22"/>
          <w:szCs w:val="22"/>
        </w:rPr>
      </w:pPr>
      <w:ins w:id="903" w:author="Danni Liu" w:date="2020-09-03T13:12:00Z">
        <w:r>
          <w:rPr>
            <w:rFonts w:ascii="Calibri" w:hAnsi="Calibri" w:cs="Calibri"/>
            <w:sz w:val="22"/>
            <w:szCs w:val="22"/>
          </w:rPr>
          <w:t> </w:t>
        </w:r>
      </w:ins>
    </w:p>
    <w:p w14:paraId="0DC73208" w14:textId="77777777" w:rsidR="00B23922" w:rsidRDefault="00B23922" w:rsidP="00B23922">
      <w:pPr>
        <w:pStyle w:val="NormalWeb"/>
        <w:spacing w:before="0" w:beforeAutospacing="0" w:after="0" w:afterAutospacing="0"/>
        <w:rPr>
          <w:ins w:id="904" w:author="Danni Liu" w:date="2020-09-03T13:12:00Z"/>
          <w:rFonts w:ascii="Calibri" w:hAnsi="Calibri" w:cs="Calibri"/>
          <w:sz w:val="22"/>
          <w:szCs w:val="22"/>
        </w:rPr>
      </w:pPr>
      <w:ins w:id="905" w:author="Danni Liu" w:date="2020-09-03T13:12:00Z">
        <w:r>
          <w:rPr>
            <w:rFonts w:ascii="Calibri" w:hAnsi="Calibri" w:cs="Calibri"/>
            <w:sz w:val="22"/>
            <w:szCs w:val="22"/>
          </w:rPr>
          <w:fldChar w:fldCharType="begin"/>
        </w:r>
        <w:r>
          <w:rPr>
            <w:rFonts w:ascii="Calibri" w:hAnsi="Calibri" w:cs="Calibri"/>
            <w:sz w:val="22"/>
            <w:szCs w:val="22"/>
          </w:rPr>
          <w:instrText xml:space="preserve"> HYPERLINK "http://www.smashingmagazine.com/2015/01/22/angularjs-internals-in-depth/" </w:instrText>
        </w:r>
        <w:r>
          <w:rPr>
            <w:rFonts w:ascii="Calibri" w:hAnsi="Calibri" w:cs="Calibri"/>
            <w:sz w:val="22"/>
            <w:szCs w:val="22"/>
          </w:rPr>
          <w:fldChar w:fldCharType="separate"/>
        </w:r>
        <w:r>
          <w:rPr>
            <w:rStyle w:val="Hyperlink"/>
            <w:rFonts w:ascii="Calibri" w:hAnsi="Calibri" w:cs="Calibri"/>
            <w:sz w:val="22"/>
            <w:szCs w:val="22"/>
          </w:rPr>
          <w:t>http://www.smashingmagazine.com/2015/01/22/angularjs-internals-in-depth/</w:t>
        </w:r>
        <w:r>
          <w:rPr>
            <w:rFonts w:ascii="Calibri" w:hAnsi="Calibri" w:cs="Calibri"/>
            <w:sz w:val="22"/>
            <w:szCs w:val="22"/>
          </w:rPr>
          <w:fldChar w:fldCharType="end"/>
        </w:r>
        <w:r>
          <w:rPr>
            <w:rFonts w:ascii="Calibri" w:hAnsi="Calibri" w:cs="Calibri"/>
            <w:sz w:val="22"/>
            <w:szCs w:val="22"/>
          </w:rPr>
          <w:t xml:space="preserve"> - read one more time</w:t>
        </w:r>
      </w:ins>
    </w:p>
    <w:p w14:paraId="2DD72630" w14:textId="77777777" w:rsidR="00B23922" w:rsidRDefault="00B23922" w:rsidP="00B23922">
      <w:pPr>
        <w:pStyle w:val="NormalWeb"/>
        <w:spacing w:before="0" w:beforeAutospacing="0" w:after="0" w:afterAutospacing="0"/>
        <w:rPr>
          <w:ins w:id="906" w:author="Danni Liu" w:date="2020-09-03T13:12:00Z"/>
          <w:rFonts w:ascii="Calibri" w:hAnsi="Calibri" w:cs="Calibri"/>
          <w:sz w:val="22"/>
          <w:szCs w:val="22"/>
        </w:rPr>
      </w:pPr>
      <w:ins w:id="907" w:author="Danni Liu" w:date="2020-09-03T13:12:00Z">
        <w:r>
          <w:rPr>
            <w:rFonts w:ascii="Calibri" w:hAnsi="Calibri" w:cs="Calibri"/>
            <w:sz w:val="22"/>
            <w:szCs w:val="22"/>
          </w:rPr>
          <w:fldChar w:fldCharType="begin"/>
        </w:r>
        <w:r>
          <w:rPr>
            <w:rFonts w:ascii="Calibri" w:hAnsi="Calibri" w:cs="Calibri"/>
            <w:sz w:val="22"/>
            <w:szCs w:val="22"/>
          </w:rPr>
          <w:instrText xml:space="preserve"> HYPERLINK "http://blog.xebia.com/2013/09/01/differences-between-providers-in-angularjs/" </w:instrText>
        </w:r>
        <w:r>
          <w:rPr>
            <w:rFonts w:ascii="Calibri" w:hAnsi="Calibri" w:cs="Calibri"/>
            <w:sz w:val="22"/>
            <w:szCs w:val="22"/>
          </w:rPr>
          <w:fldChar w:fldCharType="separate"/>
        </w:r>
        <w:r>
          <w:rPr>
            <w:rStyle w:val="Hyperlink"/>
            <w:rFonts w:ascii="Calibri" w:hAnsi="Calibri" w:cs="Calibri"/>
            <w:sz w:val="22"/>
            <w:szCs w:val="22"/>
          </w:rPr>
          <w:t>http://blog.xebia.com/2013/09/01/differences-between-providers-in-angularjs/</w:t>
        </w:r>
        <w:r>
          <w:rPr>
            <w:rFonts w:ascii="Calibri" w:hAnsi="Calibri" w:cs="Calibri"/>
            <w:sz w:val="22"/>
            <w:szCs w:val="22"/>
          </w:rPr>
          <w:fldChar w:fldCharType="end"/>
        </w:r>
        <w:r>
          <w:rPr>
            <w:rFonts w:ascii="Calibri" w:hAnsi="Calibri" w:cs="Calibri"/>
            <w:sz w:val="22"/>
            <w:szCs w:val="22"/>
          </w:rPr>
          <w:t xml:space="preserve">  - read one more time</w:t>
        </w:r>
      </w:ins>
    </w:p>
    <w:p w14:paraId="31E0CBA4" w14:textId="77777777" w:rsidR="00B23922" w:rsidRDefault="00B23922" w:rsidP="00B23922">
      <w:pPr>
        <w:pStyle w:val="NormalWeb"/>
        <w:spacing w:before="0" w:beforeAutospacing="0" w:after="0" w:afterAutospacing="0"/>
        <w:rPr>
          <w:ins w:id="908" w:author="Danni Liu" w:date="2020-09-03T13:12:00Z"/>
          <w:rFonts w:ascii="Calibri" w:hAnsi="Calibri" w:cs="Calibri"/>
          <w:sz w:val="22"/>
          <w:szCs w:val="22"/>
        </w:rPr>
      </w:pPr>
      <w:ins w:id="909" w:author="Danni Liu" w:date="2020-09-03T13:12:00Z">
        <w:r>
          <w:rPr>
            <w:rFonts w:ascii="Calibri" w:hAnsi="Calibri" w:cs="Calibri"/>
            <w:sz w:val="22"/>
            <w:szCs w:val="22"/>
          </w:rPr>
          <w:fldChar w:fldCharType="begin"/>
        </w:r>
        <w:r>
          <w:rPr>
            <w:rFonts w:ascii="Calibri" w:hAnsi="Calibri" w:cs="Calibri"/>
            <w:sz w:val="22"/>
            <w:szCs w:val="22"/>
          </w:rPr>
          <w:instrText xml:space="preserve"> HYPERLINK "http://www.dotnet-tricks.com/Tutorial/angularjs/4E7J080914-Understanding-AngularJS-$watch(),-$digest()-and-$apply().html" </w:instrText>
        </w:r>
        <w:r>
          <w:rPr>
            <w:rFonts w:ascii="Calibri" w:hAnsi="Calibri" w:cs="Calibri"/>
            <w:sz w:val="22"/>
            <w:szCs w:val="22"/>
          </w:rPr>
          <w:fldChar w:fldCharType="separate"/>
        </w:r>
        <w:r>
          <w:rPr>
            <w:rStyle w:val="Hyperlink"/>
            <w:rFonts w:ascii="Calibri" w:hAnsi="Calibri" w:cs="Calibri"/>
            <w:sz w:val="22"/>
            <w:szCs w:val="22"/>
          </w:rPr>
          <w:t>http://www.dotnet-tricks.com/Tutorial/angularjs/4E7J080914-Understanding-AngularJS-$watch(),-$digest()-and-$apply().html</w:t>
        </w:r>
        <w:r>
          <w:rPr>
            <w:rFonts w:ascii="Calibri" w:hAnsi="Calibri" w:cs="Calibri"/>
            <w:sz w:val="22"/>
            <w:szCs w:val="22"/>
          </w:rPr>
          <w:fldChar w:fldCharType="end"/>
        </w:r>
      </w:ins>
    </w:p>
    <w:p w14:paraId="17F12201" w14:textId="77777777" w:rsidR="00B23922" w:rsidRDefault="00B23922" w:rsidP="00B23922">
      <w:pPr>
        <w:pStyle w:val="NormalWeb"/>
        <w:spacing w:before="0" w:beforeAutospacing="0" w:after="0" w:afterAutospacing="0"/>
        <w:rPr>
          <w:ins w:id="910" w:author="Danni Liu" w:date="2020-09-03T13:12:00Z"/>
          <w:rFonts w:ascii="Calibri" w:hAnsi="Calibri" w:cs="Calibri"/>
          <w:sz w:val="22"/>
          <w:szCs w:val="22"/>
        </w:rPr>
      </w:pPr>
      <w:ins w:id="911" w:author="Danni Liu" w:date="2020-09-03T13:12:00Z">
        <w:r>
          <w:rPr>
            <w:rFonts w:ascii="Calibri" w:hAnsi="Calibri" w:cs="Calibri"/>
            <w:sz w:val="22"/>
            <w:szCs w:val="22"/>
          </w:rPr>
          <w:t> </w:t>
        </w:r>
      </w:ins>
    </w:p>
    <w:p w14:paraId="18B24886" w14:textId="77777777" w:rsidR="00B23922" w:rsidRDefault="00B23922" w:rsidP="00B23922">
      <w:pPr>
        <w:pStyle w:val="NormalWeb"/>
        <w:spacing w:before="0" w:beforeAutospacing="0" w:after="0" w:afterAutospacing="0"/>
        <w:rPr>
          <w:ins w:id="912" w:author="Danni Liu" w:date="2020-09-03T13:12:00Z"/>
          <w:rFonts w:ascii="Calibri" w:hAnsi="Calibri" w:cs="Calibri"/>
          <w:sz w:val="22"/>
          <w:szCs w:val="22"/>
        </w:rPr>
      </w:pPr>
      <w:ins w:id="913" w:author="Danni Liu" w:date="2020-09-03T13:12:00Z">
        <w:r>
          <w:rPr>
            <w:rFonts w:ascii="Calibri" w:hAnsi="Calibri" w:cs="Calibri"/>
            <w:sz w:val="22"/>
            <w:szCs w:val="22"/>
          </w:rPr>
          <w:t>bower?</w:t>
        </w:r>
      </w:ins>
    </w:p>
    <w:p w14:paraId="0A94ED16" w14:textId="77777777" w:rsidR="00B23922" w:rsidRDefault="00B23922" w:rsidP="00B23922">
      <w:pPr>
        <w:pStyle w:val="NormalWeb"/>
        <w:spacing w:before="0" w:beforeAutospacing="0" w:after="0" w:afterAutospacing="0"/>
        <w:rPr>
          <w:ins w:id="914" w:author="Danni Liu" w:date="2020-09-03T13:12:00Z"/>
          <w:rFonts w:ascii="Calibri" w:hAnsi="Calibri" w:cs="Calibri"/>
          <w:sz w:val="22"/>
          <w:szCs w:val="22"/>
        </w:rPr>
      </w:pPr>
      <w:ins w:id="915" w:author="Danni Liu" w:date="2020-09-03T13:12:00Z">
        <w:r>
          <w:rPr>
            <w:rFonts w:ascii="Calibri" w:hAnsi="Calibri" w:cs="Calibri"/>
            <w:sz w:val="22"/>
            <w:szCs w:val="22"/>
          </w:rPr>
          <w:t> </w:t>
        </w:r>
      </w:ins>
    </w:p>
    <w:p w14:paraId="0E582582" w14:textId="77777777" w:rsidR="00B23922" w:rsidRDefault="00B23922" w:rsidP="00B23922">
      <w:pPr>
        <w:pStyle w:val="NormalWeb"/>
        <w:spacing w:before="0" w:beforeAutospacing="0" w:after="0" w:afterAutospacing="0"/>
        <w:rPr>
          <w:ins w:id="916" w:author="Danni Liu" w:date="2020-09-03T13:12:00Z"/>
          <w:rFonts w:ascii="Calibri" w:hAnsi="Calibri" w:cs="Calibri"/>
          <w:sz w:val="22"/>
          <w:szCs w:val="22"/>
        </w:rPr>
      </w:pPr>
      <w:ins w:id="917" w:author="Danni Liu" w:date="2020-09-03T13:12:00Z">
        <w:r>
          <w:rPr>
            <w:rFonts w:ascii="Calibri" w:hAnsi="Calibri" w:cs="Calibri"/>
            <w:sz w:val="22"/>
            <w:szCs w:val="22"/>
          </w:rPr>
          <w:t> </w:t>
        </w:r>
      </w:ins>
    </w:p>
    <w:p w14:paraId="66A3AEC3" w14:textId="77777777" w:rsidR="00B23922" w:rsidRDefault="00B23922" w:rsidP="00B23922">
      <w:pPr>
        <w:pStyle w:val="NormalWeb"/>
        <w:spacing w:before="0" w:beforeAutospacing="0" w:after="0" w:afterAutospacing="0"/>
        <w:rPr>
          <w:ins w:id="918" w:author="Danni Liu" w:date="2020-09-03T13:12:00Z"/>
          <w:rFonts w:ascii="Calibri" w:hAnsi="Calibri" w:cs="Calibri"/>
          <w:sz w:val="22"/>
          <w:szCs w:val="22"/>
        </w:rPr>
      </w:pPr>
      <w:ins w:id="919" w:author="Danni Liu" w:date="2020-09-03T13:12:00Z">
        <w:r>
          <w:rPr>
            <w:rFonts w:ascii="Calibri" w:hAnsi="Calibri" w:cs="Calibri"/>
            <w:sz w:val="22"/>
            <w:szCs w:val="22"/>
          </w:rPr>
          <w:t>-----------</w:t>
        </w:r>
        <w:proofErr w:type="spellStart"/>
        <w:r>
          <w:rPr>
            <w:rFonts w:ascii="Calibri" w:hAnsi="Calibri" w:cs="Calibri"/>
            <w:sz w:val="22"/>
            <w:szCs w:val="22"/>
          </w:rPr>
          <w:t>angularJS</w:t>
        </w:r>
        <w:proofErr w:type="spellEnd"/>
        <w:r>
          <w:rPr>
            <w:rFonts w:ascii="Calibri" w:hAnsi="Calibri" w:cs="Calibri"/>
            <w:sz w:val="22"/>
            <w:szCs w:val="22"/>
          </w:rPr>
          <w:t xml:space="preserve"> 2.0:</w:t>
        </w:r>
      </w:ins>
    </w:p>
    <w:p w14:paraId="30745412" w14:textId="77777777" w:rsidR="00B23922" w:rsidRDefault="00B23922" w:rsidP="00B23922">
      <w:pPr>
        <w:pStyle w:val="NormalWeb"/>
        <w:spacing w:before="0" w:beforeAutospacing="0" w:after="0" w:afterAutospacing="0"/>
        <w:rPr>
          <w:ins w:id="920" w:author="Danni Liu" w:date="2020-09-03T13:12:00Z"/>
          <w:rFonts w:ascii="Calibri" w:hAnsi="Calibri" w:cs="Calibri"/>
          <w:sz w:val="22"/>
          <w:szCs w:val="22"/>
        </w:rPr>
      </w:pPr>
      <w:ins w:id="921" w:author="Danni Liu" w:date="2020-09-03T13:12:00Z">
        <w:r>
          <w:rPr>
            <w:rFonts w:ascii="Calibri" w:hAnsi="Calibri" w:cs="Calibri"/>
            <w:sz w:val="22"/>
            <w:szCs w:val="22"/>
          </w:rPr>
          <w:fldChar w:fldCharType="begin"/>
        </w:r>
        <w:r>
          <w:rPr>
            <w:rFonts w:ascii="Calibri" w:hAnsi="Calibri" w:cs="Calibri"/>
            <w:sz w:val="22"/>
            <w:szCs w:val="22"/>
          </w:rPr>
          <w:instrText xml:space="preserve"> HYPERLINK "http://angularjs.blogspot.com/2014/03/angular-20.html" </w:instrText>
        </w:r>
        <w:r>
          <w:rPr>
            <w:rFonts w:ascii="Calibri" w:hAnsi="Calibri" w:cs="Calibri"/>
            <w:sz w:val="22"/>
            <w:szCs w:val="22"/>
          </w:rPr>
          <w:fldChar w:fldCharType="separate"/>
        </w:r>
        <w:r>
          <w:rPr>
            <w:rStyle w:val="Hyperlink"/>
            <w:rFonts w:ascii="Calibri" w:hAnsi="Calibri" w:cs="Calibri"/>
            <w:sz w:val="22"/>
            <w:szCs w:val="22"/>
          </w:rPr>
          <w:t>http://angularjs.blogspot.com/2014/03/angular-20.html</w:t>
        </w:r>
        <w:r>
          <w:rPr>
            <w:rFonts w:ascii="Calibri" w:hAnsi="Calibri" w:cs="Calibri"/>
            <w:sz w:val="22"/>
            <w:szCs w:val="22"/>
          </w:rPr>
          <w:fldChar w:fldCharType="end"/>
        </w:r>
      </w:ins>
    </w:p>
    <w:p w14:paraId="79C9F939" w14:textId="77777777" w:rsidR="00B23922" w:rsidRDefault="00B23922" w:rsidP="00B23922">
      <w:pPr>
        <w:pStyle w:val="NormalWeb"/>
        <w:spacing w:before="0" w:beforeAutospacing="0" w:after="0" w:afterAutospacing="0"/>
        <w:rPr>
          <w:ins w:id="922" w:author="Danni Liu" w:date="2020-09-03T13:12:00Z"/>
          <w:rFonts w:ascii="Calibri" w:hAnsi="Calibri" w:cs="Calibri"/>
          <w:sz w:val="22"/>
          <w:szCs w:val="22"/>
        </w:rPr>
      </w:pPr>
      <w:ins w:id="923" w:author="Danni Liu" w:date="2020-09-03T13:12:00Z">
        <w:r>
          <w:rPr>
            <w:rFonts w:ascii="Calibri" w:hAnsi="Calibri" w:cs="Calibri"/>
            <w:sz w:val="22"/>
            <w:szCs w:val="22"/>
          </w:rPr>
          <w:fldChar w:fldCharType="begin"/>
        </w:r>
        <w:r>
          <w:rPr>
            <w:rFonts w:ascii="Calibri" w:hAnsi="Calibri" w:cs="Calibri"/>
            <w:sz w:val="22"/>
            <w:szCs w:val="22"/>
          </w:rPr>
          <w:instrText xml:space="preserve"> HYPERLINK "http://onehungrymind.com/10-things-consider-keeping-level-head-angularjs-2-0/" </w:instrText>
        </w:r>
        <w:r>
          <w:rPr>
            <w:rFonts w:ascii="Calibri" w:hAnsi="Calibri" w:cs="Calibri"/>
            <w:sz w:val="22"/>
            <w:szCs w:val="22"/>
          </w:rPr>
          <w:fldChar w:fldCharType="separate"/>
        </w:r>
        <w:r>
          <w:rPr>
            <w:rStyle w:val="Hyperlink"/>
            <w:rFonts w:ascii="Calibri" w:hAnsi="Calibri" w:cs="Calibri"/>
            <w:sz w:val="22"/>
            <w:szCs w:val="22"/>
          </w:rPr>
          <w:t>http://onehungrymind.com/10-things-consider-keeping-level-head-angularjs-2-0/</w:t>
        </w:r>
        <w:r>
          <w:rPr>
            <w:rFonts w:ascii="Calibri" w:hAnsi="Calibri" w:cs="Calibri"/>
            <w:sz w:val="22"/>
            <w:szCs w:val="22"/>
          </w:rPr>
          <w:fldChar w:fldCharType="end"/>
        </w:r>
      </w:ins>
    </w:p>
    <w:p w14:paraId="546AF2DF" w14:textId="77777777" w:rsidR="00B23922" w:rsidRDefault="00B23922" w:rsidP="00B23922">
      <w:pPr>
        <w:pStyle w:val="NormalWeb"/>
        <w:spacing w:before="0" w:beforeAutospacing="0" w:after="0" w:afterAutospacing="0"/>
        <w:rPr>
          <w:ins w:id="924" w:author="Danni Liu" w:date="2020-09-03T13:12:00Z"/>
          <w:rFonts w:ascii="Calibri" w:hAnsi="Calibri" w:cs="Calibri"/>
          <w:sz w:val="22"/>
          <w:szCs w:val="22"/>
        </w:rPr>
      </w:pPr>
      <w:ins w:id="925" w:author="Danni Liu" w:date="2020-09-03T13:12:00Z">
        <w:r>
          <w:rPr>
            <w:rFonts w:ascii="Calibri" w:hAnsi="Calibri" w:cs="Calibri"/>
            <w:sz w:val="22"/>
            <w:szCs w:val="22"/>
          </w:rPr>
          <w:t xml:space="preserve">A lot of these ideas going in to Angular 2.0 (should it be Angular*JS* 2.0 as it will also be for Dart?) are already in </w:t>
        </w:r>
        <w:proofErr w:type="spellStart"/>
        <w:r>
          <w:rPr>
            <w:rFonts w:ascii="Calibri" w:hAnsi="Calibri" w:cs="Calibri"/>
            <w:sz w:val="22"/>
            <w:szCs w:val="22"/>
          </w:rPr>
          <w:t>AngularDart</w:t>
        </w:r>
        <w:proofErr w:type="spellEnd"/>
        <w:r>
          <w:rPr>
            <w:rFonts w:ascii="Calibri" w:hAnsi="Calibri" w:cs="Calibri"/>
            <w:sz w:val="22"/>
            <w:szCs w:val="22"/>
          </w:rPr>
          <w:t xml:space="preserve">. After switching over to </w:t>
        </w:r>
        <w:proofErr w:type="spellStart"/>
        <w:r>
          <w:rPr>
            <w:rFonts w:ascii="Calibri" w:hAnsi="Calibri" w:cs="Calibri"/>
            <w:sz w:val="22"/>
            <w:szCs w:val="22"/>
          </w:rPr>
          <w:t>AngularDart</w:t>
        </w:r>
        <w:proofErr w:type="spellEnd"/>
        <w:r>
          <w:rPr>
            <w:rFonts w:ascii="Calibri" w:hAnsi="Calibri" w:cs="Calibri"/>
            <w:sz w:val="22"/>
            <w:szCs w:val="22"/>
          </w:rPr>
          <w:t xml:space="preserve"> the advantages of notations and killing the controller are easy to see. Code is cleaner, easier to understand, there is less abuse of the scope so templates are easier to grok and your IDE can now help you! This is </w:t>
        </w:r>
        <w:proofErr w:type="gramStart"/>
        <w:r>
          <w:rPr>
            <w:rFonts w:ascii="Calibri" w:hAnsi="Calibri" w:cs="Calibri"/>
            <w:sz w:val="22"/>
            <w:szCs w:val="22"/>
          </w:rPr>
          <w:t>definitely a</w:t>
        </w:r>
        <w:proofErr w:type="gramEnd"/>
        <w:r>
          <w:rPr>
            <w:rFonts w:ascii="Calibri" w:hAnsi="Calibri" w:cs="Calibri"/>
            <w:sz w:val="22"/>
            <w:szCs w:val="22"/>
          </w:rPr>
          <w:t xml:space="preserve"> step in the right direction.</w:t>
        </w:r>
      </w:ins>
    </w:p>
    <w:p w14:paraId="25F435E5" w14:textId="77777777" w:rsidR="00B23922" w:rsidRDefault="00B23922" w:rsidP="00B23922">
      <w:pPr>
        <w:pStyle w:val="NormalWeb"/>
        <w:spacing w:before="0" w:beforeAutospacing="0" w:after="0" w:afterAutospacing="0"/>
        <w:rPr>
          <w:ins w:id="926" w:author="Danni Liu" w:date="2020-09-03T13:12:00Z"/>
          <w:rFonts w:ascii="Calibri" w:hAnsi="Calibri" w:cs="Calibri"/>
          <w:sz w:val="22"/>
          <w:szCs w:val="22"/>
        </w:rPr>
      </w:pPr>
      <w:ins w:id="927" w:author="Danni Liu" w:date="2020-09-03T13:12:00Z">
        <w:r>
          <w:rPr>
            <w:rFonts w:ascii="Calibri" w:hAnsi="Calibri" w:cs="Calibri"/>
            <w:sz w:val="22"/>
            <w:szCs w:val="22"/>
          </w:rPr>
          <w:t> </w:t>
        </w:r>
      </w:ins>
    </w:p>
    <w:p w14:paraId="24C466B6" w14:textId="77777777" w:rsidR="00B23922" w:rsidRDefault="00B23922" w:rsidP="00B23922">
      <w:pPr>
        <w:pStyle w:val="NormalWeb"/>
        <w:spacing w:before="0" w:beforeAutospacing="0" w:after="0" w:afterAutospacing="0"/>
        <w:rPr>
          <w:ins w:id="928" w:author="Danni Liu" w:date="2020-09-03T13:12:00Z"/>
          <w:rFonts w:ascii="Calibri" w:hAnsi="Calibri" w:cs="Calibri"/>
          <w:sz w:val="22"/>
          <w:szCs w:val="22"/>
        </w:rPr>
      </w:pPr>
      <w:ins w:id="929" w:author="Danni Liu" w:date="2020-09-03T13:12:00Z">
        <w:r>
          <w:rPr>
            <w:rFonts w:ascii="Calibri" w:hAnsi="Calibri" w:cs="Calibri"/>
            <w:sz w:val="22"/>
            <w:szCs w:val="22"/>
          </w:rPr>
          <w:t>------------</w:t>
        </w:r>
      </w:ins>
    </w:p>
    <w:p w14:paraId="1DA529C3" w14:textId="77777777" w:rsidR="00B23922" w:rsidRDefault="00B23922" w:rsidP="00B23922">
      <w:pPr>
        <w:pStyle w:val="NormalWeb"/>
        <w:spacing w:before="0" w:beforeAutospacing="0" w:after="0" w:afterAutospacing="0"/>
        <w:rPr>
          <w:ins w:id="930" w:author="Danni Liu" w:date="2020-09-03T13:12:00Z"/>
          <w:rFonts w:ascii="Calibri" w:hAnsi="Calibri" w:cs="Calibri"/>
          <w:sz w:val="22"/>
          <w:szCs w:val="22"/>
        </w:rPr>
      </w:pPr>
      <w:ins w:id="931" w:author="Danni Liu" w:date="2020-09-03T13:12:00Z">
        <w:r>
          <w:rPr>
            <w:rFonts w:ascii="Calibri" w:hAnsi="Calibri" w:cs="Calibri"/>
            <w:sz w:val="22"/>
            <w:szCs w:val="22"/>
          </w:rPr>
          <w:lastRenderedPageBreak/>
          <w:t xml:space="preserve">Games and GUI editors are examples of applications with intensive and tricky DOM manipulation. These kinds of apps are different from CRUD apps, and as a result are probably not a good fit for Angular. In these </w:t>
        </w:r>
        <w:proofErr w:type="gramStart"/>
        <w:r>
          <w:rPr>
            <w:rFonts w:ascii="Calibri" w:hAnsi="Calibri" w:cs="Calibri"/>
            <w:sz w:val="22"/>
            <w:szCs w:val="22"/>
          </w:rPr>
          <w:t>cases</w:t>
        </w:r>
        <w:proofErr w:type="gramEnd"/>
        <w:r>
          <w:rPr>
            <w:rFonts w:ascii="Calibri" w:hAnsi="Calibri" w:cs="Calibri"/>
            <w:sz w:val="22"/>
            <w:szCs w:val="22"/>
          </w:rPr>
          <w:t xml:space="preserve"> it may be better to use a library with a lower level of abstraction, such as jQuery.</w:t>
        </w:r>
      </w:ins>
    </w:p>
    <w:p w14:paraId="643FE8EB" w14:textId="77777777" w:rsidR="00B23922" w:rsidRDefault="00B23922" w:rsidP="00B23922">
      <w:pPr>
        <w:pStyle w:val="NormalWeb"/>
        <w:spacing w:before="0" w:beforeAutospacing="0" w:after="0" w:afterAutospacing="0"/>
        <w:rPr>
          <w:ins w:id="932" w:author="Danni Liu" w:date="2020-09-03T13:12:00Z"/>
          <w:rFonts w:ascii="Calibri" w:hAnsi="Calibri" w:cs="Calibri"/>
          <w:sz w:val="22"/>
          <w:szCs w:val="22"/>
        </w:rPr>
      </w:pPr>
      <w:ins w:id="933" w:author="Danni Liu" w:date="2020-09-03T13:12:00Z">
        <w:r>
          <w:rPr>
            <w:rFonts w:ascii="Calibri" w:hAnsi="Calibri" w:cs="Calibri"/>
            <w:sz w:val="22"/>
            <w:szCs w:val="22"/>
          </w:rPr>
          <w:t> </w:t>
        </w:r>
      </w:ins>
    </w:p>
    <w:p w14:paraId="02D7595D" w14:textId="77777777" w:rsidR="00B23922" w:rsidRDefault="00B23922" w:rsidP="00B23922">
      <w:pPr>
        <w:pStyle w:val="NormalWeb"/>
        <w:spacing w:before="0" w:beforeAutospacing="0" w:after="0" w:afterAutospacing="0"/>
        <w:rPr>
          <w:ins w:id="934" w:author="Danni Liu" w:date="2020-09-03T13:12:00Z"/>
          <w:rFonts w:ascii="Calibri" w:hAnsi="Calibri" w:cs="Calibri"/>
          <w:sz w:val="22"/>
          <w:szCs w:val="22"/>
        </w:rPr>
      </w:pPr>
      <w:ins w:id="935" w:author="Danni Liu" w:date="2020-09-03T13:12:00Z">
        <w:r>
          <w:rPr>
            <w:rFonts w:ascii="Calibri" w:hAnsi="Calibri" w:cs="Calibri"/>
            <w:sz w:val="22"/>
            <w:szCs w:val="22"/>
          </w:rPr>
          <w:t>HTML is a great declarative language for static documents,</w:t>
        </w:r>
      </w:ins>
    </w:p>
    <w:p w14:paraId="1A8BFE08" w14:textId="77777777" w:rsidR="00B23922" w:rsidRDefault="00B23922" w:rsidP="00B23922">
      <w:pPr>
        <w:pStyle w:val="NormalWeb"/>
        <w:spacing w:before="0" w:beforeAutospacing="0" w:after="0" w:afterAutospacing="0"/>
        <w:rPr>
          <w:ins w:id="936" w:author="Danni Liu" w:date="2020-09-03T13:12:00Z"/>
          <w:rFonts w:ascii="Calibri" w:hAnsi="Calibri" w:cs="Calibri"/>
          <w:sz w:val="22"/>
          <w:szCs w:val="22"/>
        </w:rPr>
      </w:pPr>
      <w:ins w:id="937" w:author="Danni Liu" w:date="2020-09-03T13:12:00Z">
        <w:r>
          <w:rPr>
            <w:rFonts w:ascii="Calibri" w:hAnsi="Calibri" w:cs="Calibri"/>
            <w:sz w:val="22"/>
            <w:szCs w:val="22"/>
          </w:rPr>
          <w:t xml:space="preserve">Angular handles </w:t>
        </w:r>
        <w:proofErr w:type="gramStart"/>
        <w:r>
          <w:rPr>
            <w:rFonts w:ascii="Calibri" w:hAnsi="Calibri" w:cs="Calibri"/>
            <w:sz w:val="22"/>
            <w:szCs w:val="22"/>
          </w:rPr>
          <w:t>all of</w:t>
        </w:r>
        <w:proofErr w:type="gramEnd"/>
        <w:r>
          <w:rPr>
            <w:rFonts w:ascii="Calibri" w:hAnsi="Calibri" w:cs="Calibri"/>
            <w:sz w:val="22"/>
            <w:szCs w:val="22"/>
          </w:rPr>
          <w:t xml:space="preserve"> the DOM and AJAX glue code you once wrote by hand and puts it in a well-defined structure</w:t>
        </w:r>
      </w:ins>
    </w:p>
    <w:p w14:paraId="079D4A0F" w14:textId="77777777" w:rsidR="00B23922" w:rsidRDefault="00B23922" w:rsidP="00B23922">
      <w:pPr>
        <w:pStyle w:val="NormalWeb"/>
        <w:spacing w:before="0" w:beforeAutospacing="0" w:after="0" w:afterAutospacing="0"/>
        <w:rPr>
          <w:ins w:id="938" w:author="Danni Liu" w:date="2020-09-03T13:12:00Z"/>
          <w:rFonts w:ascii="Calibri" w:hAnsi="Calibri" w:cs="Calibri"/>
          <w:sz w:val="22"/>
          <w:szCs w:val="22"/>
        </w:rPr>
      </w:pPr>
      <w:ins w:id="939" w:author="Danni Liu" w:date="2020-09-03T13:12:00Z">
        <w:r>
          <w:rPr>
            <w:rFonts w:ascii="Calibri" w:hAnsi="Calibri" w:cs="Calibri"/>
            <w:sz w:val="22"/>
            <w:szCs w:val="22"/>
          </w:rPr>
          <w:t> </w:t>
        </w:r>
      </w:ins>
    </w:p>
    <w:p w14:paraId="382EE110" w14:textId="77777777" w:rsidR="00B23922" w:rsidRDefault="00B23922" w:rsidP="00B23922">
      <w:pPr>
        <w:pStyle w:val="NormalWeb"/>
        <w:spacing w:before="0" w:beforeAutospacing="0" w:after="0" w:afterAutospacing="0"/>
        <w:rPr>
          <w:ins w:id="940" w:author="Danni Liu" w:date="2020-09-03T13:12:00Z"/>
          <w:rFonts w:ascii="Calibri" w:hAnsi="Calibri" w:cs="Calibri"/>
          <w:sz w:val="22"/>
          <w:szCs w:val="22"/>
        </w:rPr>
      </w:pPr>
      <w:ins w:id="941" w:author="Danni Liu" w:date="2020-09-03T13:12:00Z">
        <w:r>
          <w:rPr>
            <w:rFonts w:ascii="Calibri" w:hAnsi="Calibri" w:cs="Calibri"/>
            <w:sz w:val="22"/>
            <w:szCs w:val="22"/>
          </w:rPr>
          <w:t xml:space="preserve">Angular comes </w:t>
        </w:r>
        <w:proofErr w:type="gramStart"/>
        <w:r>
          <w:rPr>
            <w:rFonts w:ascii="Calibri" w:hAnsi="Calibri" w:cs="Calibri"/>
            <w:sz w:val="22"/>
            <w:szCs w:val="22"/>
          </w:rPr>
          <w:t>with:</w:t>
        </w:r>
        <w:proofErr w:type="gramEnd"/>
        <w:r>
          <w:rPr>
            <w:rFonts w:ascii="Calibri" w:hAnsi="Calibri" w:cs="Calibri"/>
            <w:sz w:val="22"/>
            <w:szCs w:val="22"/>
          </w:rPr>
          <w:t xml:space="preserve"> data-binding, basic templating directives (?), form validation, routing, deep-linking(?), reusable components and dependency injection (?), testing, seed application (?)</w:t>
        </w:r>
      </w:ins>
    </w:p>
    <w:p w14:paraId="797D04D1" w14:textId="77777777" w:rsidR="00B23922" w:rsidRDefault="00B23922" w:rsidP="00B23922">
      <w:pPr>
        <w:pStyle w:val="NormalWeb"/>
        <w:spacing w:before="0" w:beforeAutospacing="0" w:after="0" w:afterAutospacing="0"/>
        <w:rPr>
          <w:ins w:id="942" w:author="Danni Liu" w:date="2020-09-03T13:12:00Z"/>
          <w:rFonts w:ascii="Calibri" w:hAnsi="Calibri" w:cs="Calibri"/>
          <w:sz w:val="22"/>
          <w:szCs w:val="22"/>
        </w:rPr>
      </w:pPr>
      <w:ins w:id="943" w:author="Danni Liu" w:date="2020-09-03T13:12:00Z">
        <w:r>
          <w:rPr>
            <w:rFonts w:ascii="Calibri" w:hAnsi="Calibri" w:cs="Calibri"/>
            <w:sz w:val="22"/>
            <w:szCs w:val="22"/>
          </w:rPr>
          <w:t> </w:t>
        </w:r>
      </w:ins>
    </w:p>
    <w:p w14:paraId="4C2EB63E" w14:textId="77777777" w:rsidR="00B23922" w:rsidRDefault="00B23922" w:rsidP="00B23922">
      <w:pPr>
        <w:pStyle w:val="NormalWeb"/>
        <w:spacing w:before="0" w:beforeAutospacing="0" w:after="0" w:afterAutospacing="0"/>
        <w:rPr>
          <w:ins w:id="944" w:author="Danni Liu" w:date="2020-09-03T13:12:00Z"/>
          <w:rFonts w:ascii="Calibri" w:hAnsi="Calibri" w:cs="Calibri"/>
          <w:sz w:val="22"/>
          <w:szCs w:val="22"/>
        </w:rPr>
      </w:pPr>
      <w:ins w:id="945" w:author="Danni Liu" w:date="2020-09-03T13:12:00Z">
        <w:r>
          <w:rPr>
            <w:rFonts w:ascii="Calibri" w:hAnsi="Calibri" w:cs="Calibri"/>
            <w:sz w:val="22"/>
            <w:szCs w:val="22"/>
          </w:rPr>
          <w:t>About declarative vs. imperative programming:</w:t>
        </w:r>
      </w:ins>
    </w:p>
    <w:p w14:paraId="37124D27" w14:textId="77777777" w:rsidR="00B23922" w:rsidRDefault="00B23922" w:rsidP="00B23922">
      <w:pPr>
        <w:pStyle w:val="NormalWeb"/>
        <w:spacing w:before="0" w:beforeAutospacing="0" w:after="0" w:afterAutospacing="0"/>
        <w:rPr>
          <w:ins w:id="946" w:author="Danni Liu" w:date="2020-09-03T13:12:00Z"/>
          <w:rFonts w:ascii="Calibri" w:hAnsi="Calibri" w:cs="Calibri"/>
          <w:sz w:val="22"/>
          <w:szCs w:val="22"/>
        </w:rPr>
      </w:pPr>
      <w:ins w:id="947" w:author="Danni Liu" w:date="2020-09-03T13:12:00Z">
        <w:r>
          <w:rPr>
            <w:rFonts w:ascii="Calibri" w:hAnsi="Calibri" w:cs="Calibri"/>
            <w:sz w:val="22"/>
            <w:szCs w:val="22"/>
          </w:rPr>
          <w:t xml:space="preserve">read this </w:t>
        </w:r>
        <w:proofErr w:type="gramStart"/>
        <w:r>
          <w:rPr>
            <w:rFonts w:ascii="Calibri" w:hAnsi="Calibri" w:cs="Calibri"/>
            <w:sz w:val="22"/>
            <w:szCs w:val="22"/>
          </w:rPr>
          <w:t>one:http://stackoverflow.com/questions/1784664/what-is-the-difference-between-declarative-and-imperative-programming</w:t>
        </w:r>
        <w:proofErr w:type="gramEnd"/>
      </w:ins>
    </w:p>
    <w:p w14:paraId="5426A8D5" w14:textId="77777777" w:rsidR="00B23922" w:rsidRDefault="00B23922" w:rsidP="00B23922">
      <w:pPr>
        <w:pStyle w:val="NormalWeb"/>
        <w:spacing w:before="0" w:beforeAutospacing="0" w:after="0" w:afterAutospacing="0"/>
        <w:rPr>
          <w:ins w:id="948" w:author="Danni Liu" w:date="2020-09-03T13:12:00Z"/>
          <w:rFonts w:ascii="Calibri" w:hAnsi="Calibri" w:cs="Calibri"/>
          <w:sz w:val="22"/>
          <w:szCs w:val="22"/>
        </w:rPr>
      </w:pPr>
      <w:ins w:id="949" w:author="Danni Liu" w:date="2020-09-03T13:12:00Z">
        <w:r>
          <w:rPr>
            <w:rFonts w:ascii="Calibri" w:hAnsi="Calibri" w:cs="Calibri"/>
            <w:sz w:val="22"/>
            <w:szCs w:val="22"/>
          </w:rPr>
          <w:t> </w:t>
        </w:r>
      </w:ins>
    </w:p>
    <w:p w14:paraId="6A27E126" w14:textId="77777777" w:rsidR="00B23922" w:rsidRDefault="00B23922" w:rsidP="00B23922">
      <w:pPr>
        <w:pStyle w:val="NormalWeb"/>
        <w:spacing w:before="0" w:beforeAutospacing="0" w:after="0" w:afterAutospacing="0"/>
        <w:rPr>
          <w:ins w:id="950" w:author="Danni Liu" w:date="2020-09-03T13:12:00Z"/>
          <w:rFonts w:ascii="Calibri" w:hAnsi="Calibri" w:cs="Calibri"/>
          <w:sz w:val="22"/>
          <w:szCs w:val="22"/>
        </w:rPr>
      </w:pPr>
      <w:ins w:id="951" w:author="Danni Liu" w:date="2020-09-03T13:12:00Z">
        <w:r>
          <w:rPr>
            <w:rFonts w:ascii="Calibri" w:hAnsi="Calibri" w:cs="Calibri"/>
            <w:sz w:val="22"/>
            <w:szCs w:val="22"/>
          </w:rPr>
          <w:t>Declarative programming:</w:t>
        </w:r>
      </w:ins>
    </w:p>
    <w:p w14:paraId="16F54C9E" w14:textId="77777777" w:rsidR="00B23922" w:rsidRDefault="00B23922" w:rsidP="00B23922">
      <w:pPr>
        <w:pStyle w:val="NormalWeb"/>
        <w:spacing w:before="0" w:beforeAutospacing="0" w:after="0" w:afterAutospacing="0"/>
        <w:ind w:left="540"/>
        <w:rPr>
          <w:ins w:id="952" w:author="Danni Liu" w:date="2020-09-03T13:12:00Z"/>
          <w:rFonts w:ascii="Calibri" w:hAnsi="Calibri" w:cs="Calibri"/>
          <w:sz w:val="22"/>
          <w:szCs w:val="22"/>
        </w:rPr>
      </w:pPr>
      <w:ins w:id="953" w:author="Danni Liu" w:date="2020-09-03T13:12:00Z">
        <w:r>
          <w:rPr>
            <w:rFonts w:ascii="Calibri" w:hAnsi="Calibri" w:cs="Calibri"/>
            <w:sz w:val="22"/>
            <w:szCs w:val="22"/>
          </w:rPr>
          <w:t>when you say what you want.</w:t>
        </w:r>
      </w:ins>
    </w:p>
    <w:p w14:paraId="5B890CC2" w14:textId="77777777" w:rsidR="00B23922" w:rsidRDefault="00B23922" w:rsidP="00B23922">
      <w:pPr>
        <w:pStyle w:val="NormalWeb"/>
        <w:spacing w:before="0" w:beforeAutospacing="0" w:after="0" w:afterAutospacing="0"/>
        <w:ind w:left="540"/>
        <w:rPr>
          <w:ins w:id="954" w:author="Danni Liu" w:date="2020-09-03T13:12:00Z"/>
          <w:rFonts w:ascii="Calibri" w:hAnsi="Calibri" w:cs="Calibri"/>
          <w:sz w:val="22"/>
          <w:szCs w:val="22"/>
        </w:rPr>
      </w:pPr>
      <w:ins w:id="955" w:author="Danni Liu" w:date="2020-09-03T13:12:00Z">
        <w:r>
          <w:rPr>
            <w:rFonts w:ascii="Calibri" w:hAnsi="Calibri" w:cs="Calibri"/>
            <w:sz w:val="22"/>
            <w:szCs w:val="22"/>
          </w:rPr>
          <w:t>we do not specify any "implementation details"</w:t>
        </w:r>
      </w:ins>
    </w:p>
    <w:p w14:paraId="33BB53A1" w14:textId="77777777" w:rsidR="00B23922" w:rsidRDefault="00B23922" w:rsidP="00B23922">
      <w:pPr>
        <w:pStyle w:val="NormalWeb"/>
        <w:spacing w:before="0" w:beforeAutospacing="0" w:after="0" w:afterAutospacing="0"/>
        <w:ind w:left="540"/>
        <w:rPr>
          <w:ins w:id="956" w:author="Danni Liu" w:date="2020-09-03T13:12:00Z"/>
          <w:rFonts w:ascii="Calibri" w:hAnsi="Calibri" w:cs="Calibri"/>
          <w:sz w:val="22"/>
          <w:szCs w:val="22"/>
        </w:rPr>
      </w:pPr>
      <w:ins w:id="957" w:author="Danni Liu" w:date="2020-09-03T13:12:00Z">
        <w:r>
          <w:rPr>
            <w:rFonts w:ascii="Calibri" w:hAnsi="Calibri" w:cs="Calibri"/>
            <w:sz w:val="22"/>
            <w:szCs w:val="22"/>
          </w:rPr>
          <w:t>One benefit of declarative programming is that it allows the compiler or framework to make decisions that might result in better code than what you might make by hand</w:t>
        </w:r>
      </w:ins>
    </w:p>
    <w:p w14:paraId="34842992" w14:textId="77777777" w:rsidR="00B23922" w:rsidRDefault="00B23922" w:rsidP="00B23922">
      <w:pPr>
        <w:pStyle w:val="NormalWeb"/>
        <w:spacing w:before="0" w:beforeAutospacing="0" w:after="0" w:afterAutospacing="0"/>
        <w:rPr>
          <w:ins w:id="958" w:author="Danni Liu" w:date="2020-09-03T13:12:00Z"/>
          <w:rFonts w:ascii="Calibri" w:hAnsi="Calibri" w:cs="Calibri"/>
          <w:sz w:val="22"/>
          <w:szCs w:val="22"/>
        </w:rPr>
      </w:pPr>
      <w:ins w:id="959" w:author="Danni Liu" w:date="2020-09-03T13:12:00Z">
        <w:r>
          <w:rPr>
            <w:rFonts w:ascii="Calibri" w:hAnsi="Calibri" w:cs="Calibri"/>
            <w:sz w:val="22"/>
            <w:szCs w:val="22"/>
          </w:rPr>
          <w:t xml:space="preserve">imperative programming: </w:t>
        </w:r>
      </w:ins>
    </w:p>
    <w:p w14:paraId="4D3B96F6" w14:textId="77777777" w:rsidR="00B23922" w:rsidRDefault="00B23922" w:rsidP="00B23922">
      <w:pPr>
        <w:pStyle w:val="NormalWeb"/>
        <w:spacing w:before="0" w:beforeAutospacing="0" w:after="0" w:afterAutospacing="0"/>
        <w:ind w:left="540"/>
        <w:rPr>
          <w:ins w:id="960" w:author="Danni Liu" w:date="2020-09-03T13:12:00Z"/>
          <w:rFonts w:ascii="Calibri" w:hAnsi="Calibri" w:cs="Calibri"/>
          <w:sz w:val="22"/>
          <w:szCs w:val="22"/>
        </w:rPr>
      </w:pPr>
      <w:ins w:id="961" w:author="Danni Liu" w:date="2020-09-03T13:12:00Z">
        <w:r>
          <w:rPr>
            <w:rFonts w:ascii="Calibri" w:hAnsi="Calibri" w:cs="Calibri"/>
            <w:sz w:val="22"/>
            <w:szCs w:val="22"/>
          </w:rPr>
          <w:t>when you say how to get what you want.</w:t>
        </w:r>
      </w:ins>
    </w:p>
    <w:p w14:paraId="021B3BCE" w14:textId="77777777" w:rsidR="00B23922" w:rsidRDefault="00B23922" w:rsidP="00B23922">
      <w:pPr>
        <w:pStyle w:val="NormalWeb"/>
        <w:spacing w:before="0" w:beforeAutospacing="0" w:after="0" w:afterAutospacing="0"/>
        <w:rPr>
          <w:ins w:id="962" w:author="Danni Liu" w:date="2020-09-03T13:12:00Z"/>
          <w:rFonts w:ascii="Calibri" w:hAnsi="Calibri" w:cs="Calibri"/>
          <w:sz w:val="22"/>
          <w:szCs w:val="22"/>
        </w:rPr>
      </w:pPr>
      <w:ins w:id="963" w:author="Danni Liu" w:date="2020-09-03T13:12:00Z">
        <w:r>
          <w:rPr>
            <w:rFonts w:ascii="Calibri" w:hAnsi="Calibri" w:cs="Calibri"/>
            <w:sz w:val="22"/>
            <w:szCs w:val="22"/>
          </w:rPr>
          <w:t> </w:t>
        </w:r>
      </w:ins>
    </w:p>
    <w:p w14:paraId="69D1F88B" w14:textId="77777777" w:rsidR="00B23922" w:rsidRDefault="00B23922" w:rsidP="00B23922">
      <w:pPr>
        <w:pStyle w:val="NormalWeb"/>
        <w:spacing w:before="0" w:beforeAutospacing="0" w:after="0" w:afterAutospacing="0"/>
        <w:rPr>
          <w:ins w:id="964" w:author="Danni Liu" w:date="2020-09-03T13:12:00Z"/>
          <w:rFonts w:ascii="Calibri" w:hAnsi="Calibri" w:cs="Calibri"/>
          <w:sz w:val="22"/>
          <w:szCs w:val="22"/>
        </w:rPr>
      </w:pPr>
      <w:ins w:id="965" w:author="Danni Liu" w:date="2020-09-03T13:12:00Z">
        <w:r>
          <w:rPr>
            <w:rFonts w:ascii="Calibri" w:hAnsi="Calibri" w:cs="Calibri"/>
            <w:sz w:val="22"/>
            <w:szCs w:val="22"/>
          </w:rPr>
          <w:t>Service: moves view-independent logic from the controller into a service</w:t>
        </w:r>
      </w:ins>
    </w:p>
    <w:p w14:paraId="3738DADE" w14:textId="77777777" w:rsidR="00B23922" w:rsidRDefault="00B23922" w:rsidP="00B23922">
      <w:pPr>
        <w:pStyle w:val="NormalWeb"/>
        <w:spacing w:before="0" w:beforeAutospacing="0" w:after="0" w:afterAutospacing="0"/>
        <w:rPr>
          <w:ins w:id="966" w:author="Danni Liu" w:date="2020-09-03T13:12:00Z"/>
          <w:rFonts w:ascii="Calibri" w:hAnsi="Calibri" w:cs="Calibri"/>
          <w:sz w:val="22"/>
          <w:szCs w:val="22"/>
        </w:rPr>
      </w:pPr>
      <w:ins w:id="967" w:author="Danni Liu" w:date="2020-09-03T13:12:00Z">
        <w:r>
          <w:rPr>
            <w:rFonts w:ascii="Calibri" w:hAnsi="Calibri" w:cs="Calibri"/>
            <w:sz w:val="22"/>
            <w:szCs w:val="22"/>
          </w:rPr>
          <w:t> </w:t>
        </w:r>
      </w:ins>
    </w:p>
    <w:p w14:paraId="1B31567C" w14:textId="77777777" w:rsidR="00B23922" w:rsidRDefault="00B23922" w:rsidP="00B23922">
      <w:pPr>
        <w:pStyle w:val="NormalWeb"/>
        <w:spacing w:before="0" w:beforeAutospacing="0" w:after="0" w:afterAutospacing="0"/>
        <w:rPr>
          <w:ins w:id="968" w:author="Danni Liu" w:date="2020-09-03T13:12:00Z"/>
          <w:rFonts w:ascii="Calibri" w:hAnsi="Calibri" w:cs="Calibri"/>
          <w:sz w:val="22"/>
          <w:szCs w:val="22"/>
        </w:rPr>
      </w:pPr>
      <w:ins w:id="969" w:author="Danni Liu" w:date="2020-09-03T13:12:00Z">
        <w:r>
          <w:rPr>
            <w:rFonts w:ascii="Calibri" w:hAnsi="Calibri" w:cs="Calibri"/>
            <w:sz w:val="22"/>
            <w:szCs w:val="22"/>
          </w:rPr>
          <w:t xml:space="preserve">Within </w:t>
        </w:r>
        <w:proofErr w:type="spellStart"/>
        <w:r>
          <w:rPr>
            <w:rFonts w:ascii="Calibri" w:hAnsi="Calibri" w:cs="Calibri"/>
            <w:sz w:val="22"/>
            <w:szCs w:val="22"/>
          </w:rPr>
          <w:t>ANgular</w:t>
        </w:r>
        <w:proofErr w:type="spellEnd"/>
        <w:r>
          <w:rPr>
            <w:rFonts w:ascii="Calibri" w:hAnsi="Calibri" w:cs="Calibri"/>
            <w:sz w:val="22"/>
            <w:szCs w:val="22"/>
          </w:rPr>
          <w:t>, the Dependency Injection (DI) container is called the injector.</w:t>
        </w:r>
      </w:ins>
    </w:p>
    <w:p w14:paraId="4ECF92BC" w14:textId="77777777" w:rsidR="00B23922" w:rsidRDefault="00B23922" w:rsidP="00B23922">
      <w:pPr>
        <w:pStyle w:val="NormalWeb"/>
        <w:spacing w:before="0" w:beforeAutospacing="0" w:after="0" w:afterAutospacing="0"/>
        <w:rPr>
          <w:ins w:id="970" w:author="Danni Liu" w:date="2020-09-03T13:12:00Z"/>
          <w:rFonts w:ascii="Calibri" w:hAnsi="Calibri" w:cs="Calibri"/>
          <w:sz w:val="22"/>
          <w:szCs w:val="22"/>
        </w:rPr>
      </w:pPr>
      <w:ins w:id="971" w:author="Danni Liu" w:date="2020-09-03T13:12:00Z">
        <w:r>
          <w:rPr>
            <w:rFonts w:ascii="Calibri" w:hAnsi="Calibri" w:cs="Calibri"/>
            <w:sz w:val="22"/>
            <w:szCs w:val="22"/>
          </w:rPr>
          <w:t> </w:t>
        </w:r>
      </w:ins>
    </w:p>
    <w:p w14:paraId="0C3D1F46" w14:textId="77777777" w:rsidR="00B23922" w:rsidRDefault="00B23922" w:rsidP="00B23922">
      <w:pPr>
        <w:pStyle w:val="NormalWeb"/>
        <w:spacing w:before="0" w:beforeAutospacing="0" w:after="0" w:afterAutospacing="0"/>
        <w:rPr>
          <w:ins w:id="972" w:author="Danni Liu" w:date="2020-09-03T13:12:00Z"/>
          <w:rFonts w:ascii="Calibri" w:hAnsi="Calibri" w:cs="Calibri"/>
          <w:sz w:val="22"/>
          <w:szCs w:val="22"/>
        </w:rPr>
      </w:pPr>
      <w:ins w:id="973" w:author="Danni Liu" w:date="2020-09-03T13:12:00Z">
        <w:r>
          <w:rPr>
            <w:rFonts w:ascii="Calibri" w:hAnsi="Calibri" w:cs="Calibri"/>
            <w:sz w:val="22"/>
            <w:szCs w:val="22"/>
          </w:rPr>
          <w:t>In general, a controller shouldn't try to do too much. It should contain only the business logic needed for a single view.</w:t>
        </w:r>
      </w:ins>
    </w:p>
    <w:p w14:paraId="1FE58644" w14:textId="77777777" w:rsidR="00B23922" w:rsidRDefault="00B23922" w:rsidP="00B23922">
      <w:pPr>
        <w:pStyle w:val="NormalWeb"/>
        <w:spacing w:before="0" w:beforeAutospacing="0" w:after="0" w:afterAutospacing="0"/>
        <w:rPr>
          <w:ins w:id="974" w:author="Danni Liu" w:date="2020-09-03T13:12:00Z"/>
          <w:rFonts w:ascii="Calibri" w:hAnsi="Calibri" w:cs="Calibri"/>
          <w:sz w:val="22"/>
          <w:szCs w:val="22"/>
        </w:rPr>
      </w:pPr>
      <w:ins w:id="975" w:author="Danni Liu" w:date="2020-09-03T13:12:00Z">
        <w:r>
          <w:rPr>
            <w:rFonts w:ascii="Calibri" w:hAnsi="Calibri" w:cs="Calibri"/>
            <w:sz w:val="22"/>
            <w:szCs w:val="22"/>
          </w:rPr>
          <w:t> </w:t>
        </w:r>
      </w:ins>
    </w:p>
    <w:p w14:paraId="435C9D45" w14:textId="77777777" w:rsidR="00B23922" w:rsidRDefault="00B23922" w:rsidP="00B23922">
      <w:pPr>
        <w:pStyle w:val="NormalWeb"/>
        <w:spacing w:before="0" w:beforeAutospacing="0" w:after="0" w:afterAutospacing="0"/>
        <w:rPr>
          <w:ins w:id="976" w:author="Danni Liu" w:date="2020-09-03T13:12:00Z"/>
          <w:rFonts w:ascii="Calibri" w:hAnsi="Calibri" w:cs="Calibri"/>
          <w:sz w:val="22"/>
          <w:szCs w:val="22"/>
        </w:rPr>
      </w:pPr>
      <w:ins w:id="977" w:author="Danni Liu" w:date="2020-09-03T13:12:00Z">
        <w:r>
          <w:rPr>
            <w:rFonts w:ascii="Calibri" w:hAnsi="Calibri" w:cs="Calibri"/>
            <w:sz w:val="22"/>
            <w:szCs w:val="22"/>
          </w:rPr>
          <w:t xml:space="preserve">Scope is an object that refers to the application model. It is an </w:t>
        </w:r>
        <w:proofErr w:type="spellStart"/>
        <w:r>
          <w:rPr>
            <w:rFonts w:ascii="Calibri" w:hAnsi="Calibri" w:cs="Calibri"/>
            <w:sz w:val="22"/>
            <w:szCs w:val="22"/>
          </w:rPr>
          <w:t>executtion</w:t>
        </w:r>
        <w:proofErr w:type="spellEnd"/>
        <w:r>
          <w:rPr>
            <w:rFonts w:ascii="Calibri" w:hAnsi="Calibri" w:cs="Calibri"/>
            <w:sz w:val="22"/>
            <w:szCs w:val="22"/>
          </w:rPr>
          <w:t xml:space="preserve"> context for expressions. Scopes are arranged in hierarchical structure which mimic the DOM structure of the application. Scopes can watch expressions and propagate events.</w:t>
        </w:r>
      </w:ins>
    </w:p>
    <w:p w14:paraId="530A2D3E" w14:textId="77777777" w:rsidR="00B23922" w:rsidRDefault="00B23922" w:rsidP="00B23922">
      <w:pPr>
        <w:pStyle w:val="NormalWeb"/>
        <w:spacing w:before="0" w:beforeAutospacing="0" w:after="0" w:afterAutospacing="0"/>
        <w:rPr>
          <w:ins w:id="978" w:author="Danni Liu" w:date="2020-09-03T13:12:00Z"/>
          <w:rFonts w:ascii="Calibri" w:hAnsi="Calibri" w:cs="Calibri"/>
          <w:sz w:val="22"/>
          <w:szCs w:val="22"/>
        </w:rPr>
      </w:pPr>
      <w:ins w:id="979" w:author="Danni Liu" w:date="2020-09-03T13:12:00Z">
        <w:r>
          <w:rPr>
            <w:rFonts w:ascii="Calibri" w:hAnsi="Calibri" w:cs="Calibri"/>
            <w:sz w:val="22"/>
            <w:szCs w:val="22"/>
          </w:rPr>
          <w:t> </w:t>
        </w:r>
      </w:ins>
    </w:p>
    <w:p w14:paraId="487680CF" w14:textId="77777777" w:rsidR="00B23922" w:rsidRDefault="00B23922" w:rsidP="00B23922">
      <w:pPr>
        <w:pStyle w:val="NormalWeb"/>
        <w:spacing w:before="0" w:beforeAutospacing="0" w:after="0" w:afterAutospacing="0"/>
        <w:rPr>
          <w:ins w:id="980" w:author="Danni Liu" w:date="2020-09-03T13:12:00Z"/>
          <w:rFonts w:ascii="Calibri" w:hAnsi="Calibri" w:cs="Calibri"/>
          <w:sz w:val="22"/>
          <w:szCs w:val="22"/>
        </w:rPr>
      </w:pPr>
      <w:ins w:id="981" w:author="Danni Liu" w:date="2020-09-03T13:12:00Z">
        <w:r>
          <w:rPr>
            <w:rFonts w:ascii="Calibri" w:hAnsi="Calibri" w:cs="Calibri"/>
            <w:sz w:val="22"/>
            <w:szCs w:val="22"/>
          </w:rPr>
          <w:t xml:space="preserve">For AngularJS, "compilation" means attaching event listeners to the HTML to make it </w:t>
        </w:r>
        <w:proofErr w:type="spellStart"/>
        <w:r>
          <w:rPr>
            <w:rFonts w:ascii="Calibri" w:hAnsi="Calibri" w:cs="Calibri"/>
            <w:sz w:val="22"/>
            <w:szCs w:val="22"/>
          </w:rPr>
          <w:t>interactibe</w:t>
        </w:r>
        <w:proofErr w:type="spellEnd"/>
        <w:r>
          <w:rPr>
            <w:rFonts w:ascii="Calibri" w:hAnsi="Calibri" w:cs="Calibri"/>
            <w:sz w:val="22"/>
            <w:szCs w:val="22"/>
          </w:rPr>
          <w:t>.</w:t>
        </w:r>
      </w:ins>
    </w:p>
    <w:p w14:paraId="05386483" w14:textId="77777777" w:rsidR="00B23922" w:rsidRDefault="00B23922" w:rsidP="00B23922">
      <w:pPr>
        <w:pStyle w:val="NormalWeb"/>
        <w:spacing w:before="0" w:beforeAutospacing="0" w:after="0" w:afterAutospacing="0"/>
        <w:rPr>
          <w:ins w:id="982" w:author="Danni Liu" w:date="2020-09-03T13:12:00Z"/>
          <w:rFonts w:ascii="Calibri" w:hAnsi="Calibri" w:cs="Calibri"/>
          <w:sz w:val="22"/>
          <w:szCs w:val="22"/>
        </w:rPr>
      </w:pPr>
      <w:ins w:id="983" w:author="Danni Liu" w:date="2020-09-03T13:12:00Z">
        <w:r>
          <w:rPr>
            <w:rFonts w:ascii="Calibri" w:hAnsi="Calibri" w:cs="Calibri"/>
            <w:sz w:val="22"/>
            <w:szCs w:val="22"/>
          </w:rPr>
          <w:t> </w:t>
        </w:r>
      </w:ins>
    </w:p>
    <w:p w14:paraId="5F74AADD" w14:textId="77777777" w:rsidR="00B23922" w:rsidRDefault="00B23922" w:rsidP="00B23922">
      <w:pPr>
        <w:pStyle w:val="NormalWeb"/>
        <w:spacing w:before="0" w:beforeAutospacing="0" w:after="0" w:afterAutospacing="0"/>
        <w:rPr>
          <w:ins w:id="984" w:author="Danni Liu" w:date="2020-09-03T13:12:00Z"/>
          <w:rFonts w:ascii="Calibri" w:hAnsi="Calibri" w:cs="Calibri"/>
          <w:sz w:val="22"/>
          <w:szCs w:val="22"/>
        </w:rPr>
      </w:pPr>
      <w:proofErr w:type="spellStart"/>
      <w:ins w:id="985" w:author="Danni Liu" w:date="2020-09-03T13:12:00Z">
        <w:r>
          <w:rPr>
            <w:rFonts w:ascii="Calibri" w:hAnsi="Calibri" w:cs="Calibri"/>
            <w:sz w:val="22"/>
            <w:szCs w:val="22"/>
          </w:rPr>
          <w:t>Adirective</w:t>
        </w:r>
        <w:proofErr w:type="spellEnd"/>
        <w:r>
          <w:rPr>
            <w:rFonts w:ascii="Calibri" w:hAnsi="Calibri" w:cs="Calibri"/>
            <w:sz w:val="22"/>
            <w:szCs w:val="22"/>
          </w:rPr>
          <w:t xml:space="preserve"> is just a function which executes when the compiler encounters it in the DOM</w:t>
        </w:r>
      </w:ins>
    </w:p>
    <w:p w14:paraId="19CBBFBF" w14:textId="77777777" w:rsidR="00B23922" w:rsidRDefault="00B23922" w:rsidP="00B23922">
      <w:pPr>
        <w:pStyle w:val="NormalWeb"/>
        <w:spacing w:before="0" w:beforeAutospacing="0" w:after="0" w:afterAutospacing="0"/>
        <w:rPr>
          <w:ins w:id="986" w:author="Danni Liu" w:date="2020-09-03T13:12:00Z"/>
          <w:rFonts w:ascii="Calibri" w:hAnsi="Calibri" w:cs="Calibri"/>
          <w:sz w:val="22"/>
          <w:szCs w:val="22"/>
        </w:rPr>
      </w:pPr>
      <w:ins w:id="987" w:author="Danni Liu" w:date="2020-09-03T13:12:00Z">
        <w:r>
          <w:rPr>
            <w:rFonts w:ascii="Calibri" w:hAnsi="Calibri" w:cs="Calibri"/>
            <w:sz w:val="22"/>
            <w:szCs w:val="22"/>
          </w:rPr>
          <w:t> </w:t>
        </w:r>
      </w:ins>
    </w:p>
    <w:p w14:paraId="3887C599" w14:textId="77777777" w:rsidR="00B23922" w:rsidRDefault="00B23922" w:rsidP="00B23922">
      <w:pPr>
        <w:pStyle w:val="NormalWeb"/>
        <w:spacing w:before="0" w:beforeAutospacing="0" w:after="0" w:afterAutospacing="0"/>
        <w:rPr>
          <w:ins w:id="988" w:author="Danni Liu" w:date="2020-09-03T13:12:00Z"/>
          <w:rFonts w:ascii="Calibri" w:hAnsi="Calibri" w:cs="Calibri"/>
          <w:sz w:val="22"/>
          <w:szCs w:val="22"/>
        </w:rPr>
      </w:pPr>
      <w:ins w:id="989" w:author="Danni Liu" w:date="2020-09-03T13:12:00Z">
        <w:r>
          <w:rPr>
            <w:rFonts w:ascii="Calibri" w:hAnsi="Calibri" w:cs="Calibri"/>
            <w:sz w:val="22"/>
            <w:szCs w:val="22"/>
          </w:rPr>
          <w:t>Watchers are the single most important aspect of an AngularJS application's data-binding capabilities.</w:t>
        </w:r>
      </w:ins>
    </w:p>
    <w:p w14:paraId="4BB455CC" w14:textId="77777777" w:rsidR="00B23922" w:rsidRDefault="00B23922" w:rsidP="00B23922">
      <w:pPr>
        <w:pStyle w:val="NormalWeb"/>
        <w:spacing w:before="0" w:beforeAutospacing="0" w:after="0" w:afterAutospacing="0"/>
        <w:rPr>
          <w:ins w:id="990" w:author="Danni Liu" w:date="2020-09-03T13:12:00Z"/>
          <w:rFonts w:ascii="Calibri" w:hAnsi="Calibri" w:cs="Calibri"/>
          <w:sz w:val="22"/>
          <w:szCs w:val="22"/>
        </w:rPr>
      </w:pPr>
      <w:ins w:id="991" w:author="Danni Liu" w:date="2020-09-03T13:12:00Z">
        <w:r>
          <w:rPr>
            <w:rFonts w:ascii="Calibri" w:hAnsi="Calibri" w:cs="Calibri"/>
            <w:sz w:val="22"/>
            <w:szCs w:val="22"/>
          </w:rPr>
          <w:t> </w:t>
        </w:r>
      </w:ins>
    </w:p>
    <w:p w14:paraId="604C5D6E" w14:textId="77777777" w:rsidR="00B23922" w:rsidRDefault="00B23922" w:rsidP="00B23922">
      <w:pPr>
        <w:pStyle w:val="NormalWeb"/>
        <w:spacing w:before="0" w:beforeAutospacing="0" w:after="0" w:afterAutospacing="0"/>
        <w:rPr>
          <w:ins w:id="992" w:author="Danni Liu" w:date="2020-09-03T13:12:00Z"/>
          <w:rFonts w:ascii="Calibri" w:hAnsi="Calibri" w:cs="Calibri"/>
          <w:sz w:val="22"/>
          <w:szCs w:val="22"/>
        </w:rPr>
      </w:pPr>
      <w:ins w:id="993" w:author="Danni Liu" w:date="2020-09-03T13:12:00Z">
        <w:r>
          <w:rPr>
            <w:rFonts w:ascii="Calibri" w:hAnsi="Calibri" w:cs="Calibri"/>
            <w:sz w:val="22"/>
            <w:szCs w:val="22"/>
          </w:rPr>
          <w:t xml:space="preserve">when an angular application starts with a given application module, angular creates a new instance of injector, which in turn </w:t>
        </w:r>
        <w:proofErr w:type="spellStart"/>
        <w:r>
          <w:rPr>
            <w:rFonts w:ascii="Calibri" w:hAnsi="Calibri" w:cs="Calibri"/>
            <w:sz w:val="22"/>
            <w:szCs w:val="22"/>
          </w:rPr>
          <w:t>creats</w:t>
        </w:r>
        <w:proofErr w:type="spellEnd"/>
        <w:r>
          <w:rPr>
            <w:rFonts w:ascii="Calibri" w:hAnsi="Calibri" w:cs="Calibri"/>
            <w:sz w:val="22"/>
            <w:szCs w:val="22"/>
          </w:rPr>
          <w:t xml:space="preserve"> a registry of recipes as a union of all recipes defined in the core "ng" module, application module and its dependencies. The injector then consults the recipe registry when it needs to create an object for your application.</w:t>
        </w:r>
      </w:ins>
    </w:p>
    <w:p w14:paraId="6CA93B7F" w14:textId="77777777" w:rsidR="00B23922" w:rsidRDefault="00B23922" w:rsidP="00B23922">
      <w:pPr>
        <w:pStyle w:val="NormalWeb"/>
        <w:spacing w:before="0" w:beforeAutospacing="0" w:after="0" w:afterAutospacing="0"/>
        <w:rPr>
          <w:ins w:id="994" w:author="Danni Liu" w:date="2020-09-03T13:12:00Z"/>
          <w:rFonts w:ascii="Calibri" w:hAnsi="Calibri" w:cs="Calibri"/>
          <w:sz w:val="22"/>
          <w:szCs w:val="22"/>
        </w:rPr>
      </w:pPr>
      <w:ins w:id="995" w:author="Danni Liu" w:date="2020-09-03T13:12:00Z">
        <w:r>
          <w:rPr>
            <w:rFonts w:ascii="Calibri" w:hAnsi="Calibri" w:cs="Calibri"/>
            <w:sz w:val="22"/>
            <w:szCs w:val="22"/>
          </w:rPr>
          <w:t>----------jQuery --------------</w:t>
        </w:r>
      </w:ins>
    </w:p>
    <w:p w14:paraId="335C5E9D" w14:textId="77777777" w:rsidR="00B23922" w:rsidRDefault="00B23922" w:rsidP="00B23922">
      <w:pPr>
        <w:pStyle w:val="NormalWeb"/>
        <w:spacing w:before="0" w:beforeAutospacing="0" w:after="0" w:afterAutospacing="0"/>
        <w:rPr>
          <w:ins w:id="996" w:author="Danni Liu" w:date="2020-09-03T13:12:00Z"/>
          <w:rFonts w:ascii="Calibri" w:hAnsi="Calibri" w:cs="Calibri"/>
          <w:sz w:val="22"/>
          <w:szCs w:val="22"/>
        </w:rPr>
      </w:pPr>
      <w:ins w:id="997" w:author="Danni Liu" w:date="2020-09-03T13:12:00Z">
        <w:r>
          <w:rPr>
            <w:rFonts w:ascii="Calibri" w:hAnsi="Calibri" w:cs="Calibri"/>
            <w:sz w:val="22"/>
            <w:szCs w:val="22"/>
          </w:rPr>
          <w:t xml:space="preserve">STOP @ </w:t>
        </w:r>
        <w:r>
          <w:rPr>
            <w:rFonts w:ascii="Calibri" w:hAnsi="Calibri" w:cs="Calibri"/>
            <w:sz w:val="22"/>
            <w:szCs w:val="22"/>
          </w:rPr>
          <w:fldChar w:fldCharType="begin"/>
        </w:r>
        <w:r>
          <w:rPr>
            <w:rFonts w:ascii="Calibri" w:hAnsi="Calibri" w:cs="Calibri"/>
            <w:sz w:val="22"/>
            <w:szCs w:val="22"/>
          </w:rPr>
          <w:instrText xml:space="preserve"> HYPERLINK "http://www.w3schools.com/jquery/jquery_ajax_load.asp" </w:instrText>
        </w:r>
        <w:r>
          <w:rPr>
            <w:rFonts w:ascii="Calibri" w:hAnsi="Calibri" w:cs="Calibri"/>
            <w:sz w:val="22"/>
            <w:szCs w:val="22"/>
          </w:rPr>
          <w:fldChar w:fldCharType="separate"/>
        </w:r>
        <w:r>
          <w:rPr>
            <w:rStyle w:val="Hyperlink"/>
            <w:rFonts w:ascii="Calibri" w:hAnsi="Calibri" w:cs="Calibri"/>
            <w:sz w:val="22"/>
            <w:szCs w:val="22"/>
          </w:rPr>
          <w:t>http://www.w3schools.com/jquery/jquery_ajax_load.asp</w:t>
        </w:r>
        <w:r>
          <w:rPr>
            <w:rFonts w:ascii="Calibri" w:hAnsi="Calibri" w:cs="Calibri"/>
            <w:sz w:val="22"/>
            <w:szCs w:val="22"/>
          </w:rPr>
          <w:fldChar w:fldCharType="end"/>
        </w:r>
      </w:ins>
    </w:p>
    <w:p w14:paraId="79A68107" w14:textId="77777777" w:rsidR="00B23922" w:rsidRDefault="00B23922" w:rsidP="00B23922">
      <w:pPr>
        <w:pStyle w:val="NormalWeb"/>
        <w:spacing w:before="0" w:beforeAutospacing="0" w:after="0" w:afterAutospacing="0"/>
        <w:rPr>
          <w:ins w:id="998" w:author="Danni Liu" w:date="2020-09-03T13:12:00Z"/>
          <w:rFonts w:ascii="Calibri" w:hAnsi="Calibri" w:cs="Calibri"/>
          <w:sz w:val="22"/>
          <w:szCs w:val="22"/>
        </w:rPr>
      </w:pPr>
      <w:ins w:id="999" w:author="Danni Liu" w:date="2020-09-03T13:12:00Z">
        <w:r>
          <w:rPr>
            <w:rFonts w:ascii="Calibri" w:hAnsi="Calibri" w:cs="Calibri"/>
            <w:sz w:val="22"/>
            <w:szCs w:val="22"/>
          </w:rPr>
          <w:t>test file: C:\apptest\jQuery\test.html</w:t>
        </w:r>
      </w:ins>
    </w:p>
    <w:p w14:paraId="03B0DB23" w14:textId="77777777" w:rsidR="00B23922" w:rsidRDefault="00B23922" w:rsidP="00B23922">
      <w:pPr>
        <w:pStyle w:val="NormalWeb"/>
        <w:spacing w:before="0" w:beforeAutospacing="0" w:after="0" w:afterAutospacing="0"/>
        <w:rPr>
          <w:ins w:id="1000" w:author="Danni Liu" w:date="2020-09-03T13:12:00Z"/>
          <w:rFonts w:ascii="Calibri" w:hAnsi="Calibri" w:cs="Calibri"/>
          <w:sz w:val="22"/>
          <w:szCs w:val="22"/>
        </w:rPr>
      </w:pPr>
      <w:ins w:id="1001" w:author="Danni Liu" w:date="2020-09-03T13:12:00Z">
        <w:r>
          <w:rPr>
            <w:rFonts w:ascii="Calibri" w:hAnsi="Calibri" w:cs="Calibri"/>
            <w:sz w:val="22"/>
            <w:szCs w:val="22"/>
          </w:rPr>
          <w:t> </w:t>
        </w:r>
      </w:ins>
    </w:p>
    <w:p w14:paraId="32D38F47" w14:textId="77777777" w:rsidR="00B23922" w:rsidRDefault="00B23922" w:rsidP="00B23922">
      <w:pPr>
        <w:pStyle w:val="NormalWeb"/>
        <w:spacing w:before="0" w:beforeAutospacing="0" w:after="0" w:afterAutospacing="0"/>
        <w:rPr>
          <w:ins w:id="1002" w:author="Danni Liu" w:date="2020-09-03T13:12:00Z"/>
          <w:rFonts w:ascii="Calibri" w:hAnsi="Calibri" w:cs="Calibri"/>
          <w:sz w:val="22"/>
          <w:szCs w:val="22"/>
        </w:rPr>
      </w:pPr>
      <w:ins w:id="1003" w:author="Danni Liu" w:date="2020-09-03T13:12:00Z">
        <w:r>
          <w:rPr>
            <w:rFonts w:ascii="Calibri" w:hAnsi="Calibri" w:cs="Calibri"/>
            <w:sz w:val="22"/>
            <w:szCs w:val="22"/>
          </w:rPr>
          <w:t xml:space="preserve">jQuery is a lightweight JS library. It </w:t>
        </w:r>
        <w:proofErr w:type="spellStart"/>
        <w:r>
          <w:rPr>
            <w:rFonts w:ascii="Calibri" w:hAnsi="Calibri" w:cs="Calibri"/>
            <w:sz w:val="22"/>
            <w:szCs w:val="22"/>
          </w:rPr>
          <w:t>sinmplifies</w:t>
        </w:r>
        <w:proofErr w:type="spellEnd"/>
        <w:r>
          <w:rPr>
            <w:rFonts w:ascii="Calibri" w:hAnsi="Calibri" w:cs="Calibri"/>
            <w:sz w:val="22"/>
            <w:szCs w:val="22"/>
          </w:rPr>
          <w:t xml:space="preserve"> a lot of complicated things from JS, like AJAX calls and DOM manipulation:</w:t>
        </w:r>
      </w:ins>
    </w:p>
    <w:p w14:paraId="792C6E28" w14:textId="77777777" w:rsidR="00B23922" w:rsidRDefault="00B23922" w:rsidP="00B23922">
      <w:pPr>
        <w:pStyle w:val="NormalWeb"/>
        <w:spacing w:before="0" w:beforeAutospacing="0" w:after="0" w:afterAutospacing="0"/>
        <w:rPr>
          <w:ins w:id="1004" w:author="Danni Liu" w:date="2020-09-03T13:12:00Z"/>
          <w:rFonts w:ascii="Calibri" w:hAnsi="Calibri" w:cs="Calibri"/>
          <w:sz w:val="22"/>
          <w:szCs w:val="22"/>
        </w:rPr>
      </w:pPr>
      <w:ins w:id="1005" w:author="Danni Liu" w:date="2020-09-03T13:12:00Z">
        <w:r>
          <w:rPr>
            <w:rFonts w:ascii="Calibri" w:hAnsi="Calibri" w:cs="Calibri"/>
            <w:sz w:val="22"/>
            <w:szCs w:val="22"/>
          </w:rPr>
          <w:t>* HTML/DOM, CSS manipulation</w:t>
        </w:r>
      </w:ins>
    </w:p>
    <w:p w14:paraId="388AECCB" w14:textId="77777777" w:rsidR="00B23922" w:rsidRDefault="00B23922" w:rsidP="00B23922">
      <w:pPr>
        <w:pStyle w:val="NormalWeb"/>
        <w:spacing w:before="0" w:beforeAutospacing="0" w:after="0" w:afterAutospacing="0"/>
        <w:rPr>
          <w:ins w:id="1006" w:author="Danni Liu" w:date="2020-09-03T13:12:00Z"/>
          <w:rFonts w:ascii="Calibri" w:hAnsi="Calibri" w:cs="Calibri"/>
          <w:sz w:val="22"/>
          <w:szCs w:val="22"/>
        </w:rPr>
      </w:pPr>
      <w:ins w:id="1007" w:author="Danni Liu" w:date="2020-09-03T13:12:00Z">
        <w:r>
          <w:rPr>
            <w:rFonts w:ascii="Calibri" w:hAnsi="Calibri" w:cs="Calibri"/>
            <w:sz w:val="22"/>
            <w:szCs w:val="22"/>
          </w:rPr>
          <w:t>* HTML event methods</w:t>
        </w:r>
      </w:ins>
    </w:p>
    <w:p w14:paraId="44AAEFC1" w14:textId="77777777" w:rsidR="00B23922" w:rsidRDefault="00B23922" w:rsidP="00B23922">
      <w:pPr>
        <w:pStyle w:val="NormalWeb"/>
        <w:spacing w:before="0" w:beforeAutospacing="0" w:after="0" w:afterAutospacing="0"/>
        <w:rPr>
          <w:ins w:id="1008" w:author="Danni Liu" w:date="2020-09-03T13:12:00Z"/>
          <w:rFonts w:ascii="Calibri" w:hAnsi="Calibri" w:cs="Calibri"/>
          <w:sz w:val="22"/>
          <w:szCs w:val="22"/>
        </w:rPr>
      </w:pPr>
      <w:ins w:id="1009" w:author="Danni Liu" w:date="2020-09-03T13:12:00Z">
        <w:r>
          <w:rPr>
            <w:rFonts w:ascii="Calibri" w:hAnsi="Calibri" w:cs="Calibri"/>
            <w:sz w:val="22"/>
            <w:szCs w:val="22"/>
          </w:rPr>
          <w:t>* Effects and animations</w:t>
        </w:r>
      </w:ins>
    </w:p>
    <w:p w14:paraId="6CBC87F1" w14:textId="77777777" w:rsidR="00B23922" w:rsidRDefault="00B23922" w:rsidP="00B23922">
      <w:pPr>
        <w:pStyle w:val="NormalWeb"/>
        <w:spacing w:before="0" w:beforeAutospacing="0" w:after="0" w:afterAutospacing="0"/>
        <w:rPr>
          <w:ins w:id="1010" w:author="Danni Liu" w:date="2020-09-03T13:12:00Z"/>
          <w:rFonts w:ascii="Calibri" w:hAnsi="Calibri" w:cs="Calibri"/>
          <w:sz w:val="22"/>
          <w:szCs w:val="22"/>
        </w:rPr>
      </w:pPr>
      <w:ins w:id="1011" w:author="Danni Liu" w:date="2020-09-03T13:12:00Z">
        <w:r>
          <w:rPr>
            <w:rFonts w:ascii="Calibri" w:hAnsi="Calibri" w:cs="Calibri"/>
            <w:sz w:val="22"/>
            <w:szCs w:val="22"/>
          </w:rPr>
          <w:t>* AJAX</w:t>
        </w:r>
      </w:ins>
    </w:p>
    <w:p w14:paraId="17B817AC" w14:textId="77777777" w:rsidR="00B23922" w:rsidRDefault="00B23922" w:rsidP="00B23922">
      <w:pPr>
        <w:pStyle w:val="NormalWeb"/>
        <w:spacing w:before="0" w:beforeAutospacing="0" w:after="0" w:afterAutospacing="0"/>
        <w:rPr>
          <w:ins w:id="1012" w:author="Danni Liu" w:date="2020-09-03T13:12:00Z"/>
          <w:rFonts w:ascii="Calibri" w:hAnsi="Calibri" w:cs="Calibri"/>
          <w:sz w:val="22"/>
          <w:szCs w:val="22"/>
        </w:rPr>
      </w:pPr>
      <w:ins w:id="1013" w:author="Danni Liu" w:date="2020-09-03T13:12:00Z">
        <w:r>
          <w:rPr>
            <w:rFonts w:ascii="Calibri" w:hAnsi="Calibri" w:cs="Calibri"/>
            <w:sz w:val="22"/>
            <w:szCs w:val="22"/>
          </w:rPr>
          <w:lastRenderedPageBreak/>
          <w:t>* Utilities - example?</w:t>
        </w:r>
      </w:ins>
    </w:p>
    <w:p w14:paraId="0C70E35A" w14:textId="77777777" w:rsidR="00B23922" w:rsidRDefault="00B23922" w:rsidP="00B23922">
      <w:pPr>
        <w:pStyle w:val="NormalWeb"/>
        <w:spacing w:before="0" w:beforeAutospacing="0" w:after="0" w:afterAutospacing="0"/>
        <w:rPr>
          <w:ins w:id="1014" w:author="Danni Liu" w:date="2020-09-03T13:12:00Z"/>
          <w:rFonts w:ascii="Calibri" w:hAnsi="Calibri" w:cs="Calibri"/>
          <w:sz w:val="22"/>
          <w:szCs w:val="22"/>
        </w:rPr>
      </w:pPr>
      <w:ins w:id="1015" w:author="Danni Liu" w:date="2020-09-03T13:12:00Z">
        <w:r>
          <w:rPr>
            <w:rFonts w:ascii="Calibri" w:hAnsi="Calibri" w:cs="Calibri"/>
            <w:sz w:val="22"/>
            <w:szCs w:val="22"/>
          </w:rPr>
          <w:t>* plugins for almost any task out there .... how to write plug in for jQuery?</w:t>
        </w:r>
      </w:ins>
    </w:p>
    <w:p w14:paraId="61CE9A35" w14:textId="77777777" w:rsidR="00B23922" w:rsidRDefault="00B23922" w:rsidP="00B23922">
      <w:pPr>
        <w:pStyle w:val="NormalWeb"/>
        <w:spacing w:before="0" w:beforeAutospacing="0" w:after="0" w:afterAutospacing="0"/>
        <w:rPr>
          <w:ins w:id="1016" w:author="Danni Liu" w:date="2020-09-03T13:12:00Z"/>
          <w:rFonts w:ascii="Calibri" w:hAnsi="Calibri" w:cs="Calibri"/>
          <w:sz w:val="22"/>
          <w:szCs w:val="22"/>
        </w:rPr>
      </w:pPr>
      <w:ins w:id="1017" w:author="Danni Liu" w:date="2020-09-03T13:12:00Z">
        <w:r>
          <w:rPr>
            <w:rFonts w:ascii="Calibri" w:hAnsi="Calibri" w:cs="Calibri"/>
            <w:sz w:val="22"/>
            <w:szCs w:val="22"/>
          </w:rPr>
          <w:t> </w:t>
        </w:r>
      </w:ins>
    </w:p>
    <w:p w14:paraId="4DFECB07" w14:textId="77777777" w:rsidR="00B23922" w:rsidRDefault="00B23922" w:rsidP="00B23922">
      <w:pPr>
        <w:pStyle w:val="NormalWeb"/>
        <w:spacing w:before="0" w:beforeAutospacing="0" w:after="0" w:afterAutospacing="0"/>
        <w:rPr>
          <w:ins w:id="1018" w:author="Danni Liu" w:date="2020-09-03T13:12:00Z"/>
          <w:rFonts w:ascii="Calibri" w:hAnsi="Calibri" w:cs="Calibri"/>
          <w:sz w:val="22"/>
          <w:szCs w:val="22"/>
        </w:rPr>
      </w:pPr>
      <w:ins w:id="1019" w:author="Danni Liu" w:date="2020-09-03T13:12:00Z">
        <w:r>
          <w:rPr>
            <w:rFonts w:ascii="Calibri" w:hAnsi="Calibri" w:cs="Calibri"/>
            <w:sz w:val="22"/>
            <w:szCs w:val="22"/>
          </w:rPr>
          <w:t>With jQuery, you select (query) HTML elements and perform "actions" on them: $(selector</w:t>
        </w:r>
        <w:proofErr w:type="gramStart"/>
        <w:r>
          <w:rPr>
            <w:rFonts w:ascii="Calibri" w:hAnsi="Calibri" w:cs="Calibri"/>
            <w:sz w:val="22"/>
            <w:szCs w:val="22"/>
          </w:rPr>
          <w:t>).action</w:t>
        </w:r>
        <w:proofErr w:type="gramEnd"/>
        <w:r>
          <w:rPr>
            <w:rFonts w:ascii="Calibri" w:hAnsi="Calibri" w:cs="Calibri"/>
            <w:sz w:val="22"/>
            <w:szCs w:val="22"/>
          </w:rPr>
          <w:t>()</w:t>
        </w:r>
      </w:ins>
    </w:p>
    <w:p w14:paraId="42BFBB56" w14:textId="77777777" w:rsidR="00B23922" w:rsidRDefault="00B23922" w:rsidP="00B23922">
      <w:pPr>
        <w:pStyle w:val="NormalWeb"/>
        <w:spacing w:before="0" w:beforeAutospacing="0" w:after="0" w:afterAutospacing="0"/>
        <w:rPr>
          <w:ins w:id="1020" w:author="Danni Liu" w:date="2020-09-03T13:12:00Z"/>
          <w:rFonts w:ascii="Calibri" w:hAnsi="Calibri" w:cs="Calibri"/>
          <w:sz w:val="22"/>
          <w:szCs w:val="22"/>
        </w:rPr>
      </w:pPr>
      <w:ins w:id="1021" w:author="Danni Liu" w:date="2020-09-03T13:12:00Z">
        <w:r>
          <w:rPr>
            <w:rFonts w:ascii="Calibri" w:hAnsi="Calibri" w:cs="Calibri"/>
            <w:sz w:val="22"/>
            <w:szCs w:val="22"/>
          </w:rPr>
          <w:t> </w:t>
        </w:r>
      </w:ins>
    </w:p>
    <w:p w14:paraId="5082AC61" w14:textId="77777777" w:rsidR="00B23922" w:rsidRDefault="00B23922" w:rsidP="00B23922">
      <w:pPr>
        <w:pStyle w:val="NormalWeb"/>
        <w:spacing w:before="0" w:beforeAutospacing="0" w:after="0" w:afterAutospacing="0"/>
        <w:rPr>
          <w:ins w:id="1022" w:author="Danni Liu" w:date="2020-09-03T13:12:00Z"/>
          <w:rFonts w:ascii="Calibri" w:hAnsi="Calibri" w:cs="Calibri"/>
          <w:sz w:val="22"/>
          <w:szCs w:val="22"/>
        </w:rPr>
      </w:pPr>
      <w:ins w:id="1023" w:author="Danni Liu" w:date="2020-09-03T13:12:00Z">
        <w:r>
          <w:rPr>
            <w:rFonts w:ascii="Calibri" w:hAnsi="Calibri" w:cs="Calibri"/>
            <w:sz w:val="22"/>
            <w:szCs w:val="22"/>
          </w:rPr>
          <w:t>jQuery is tailor-made to respond to events in an HTML page</w:t>
        </w:r>
      </w:ins>
    </w:p>
    <w:p w14:paraId="401BF2C9" w14:textId="77777777" w:rsidR="00B23922" w:rsidRDefault="00B23922" w:rsidP="00B23922">
      <w:pPr>
        <w:pStyle w:val="NormalWeb"/>
        <w:spacing w:before="0" w:beforeAutospacing="0" w:after="0" w:afterAutospacing="0"/>
        <w:rPr>
          <w:ins w:id="1024" w:author="Danni Liu" w:date="2020-09-03T13:12:00Z"/>
          <w:rFonts w:ascii="Calibri" w:hAnsi="Calibri" w:cs="Calibri"/>
          <w:sz w:val="22"/>
          <w:szCs w:val="22"/>
        </w:rPr>
      </w:pPr>
      <w:ins w:id="1025" w:author="Danni Liu" w:date="2020-09-03T13:12:00Z">
        <w:r>
          <w:rPr>
            <w:rFonts w:ascii="Calibri" w:hAnsi="Calibri" w:cs="Calibri"/>
            <w:sz w:val="22"/>
            <w:szCs w:val="22"/>
          </w:rPr>
          <w:t> </w:t>
        </w:r>
      </w:ins>
    </w:p>
    <w:p w14:paraId="0B3DD1EE" w14:textId="77777777" w:rsidR="00B23922" w:rsidRDefault="00B23922" w:rsidP="00B23922">
      <w:pPr>
        <w:pStyle w:val="NormalWeb"/>
        <w:spacing w:before="0" w:beforeAutospacing="0" w:after="0" w:afterAutospacing="0"/>
        <w:rPr>
          <w:ins w:id="1026" w:author="Danni Liu" w:date="2020-09-03T13:12:00Z"/>
          <w:rFonts w:ascii="Calibri" w:hAnsi="Calibri" w:cs="Calibri"/>
          <w:sz w:val="22"/>
          <w:szCs w:val="22"/>
        </w:rPr>
      </w:pPr>
      <w:ins w:id="1027" w:author="Danni Liu" w:date="2020-09-03T13:12:00Z">
        <w:r>
          <w:rPr>
            <w:rFonts w:ascii="Calibri" w:hAnsi="Calibri" w:cs="Calibri"/>
            <w:sz w:val="22"/>
            <w:szCs w:val="22"/>
          </w:rPr>
          <w:fldChar w:fldCharType="begin"/>
        </w:r>
        <w:r>
          <w:rPr>
            <w:rFonts w:ascii="Calibri" w:hAnsi="Calibri" w:cs="Calibri"/>
            <w:sz w:val="22"/>
            <w:szCs w:val="22"/>
          </w:rPr>
          <w:instrText xml:space="preserve"> HYPERLINK "http://quickstart.web.att.com/index.html" </w:instrText>
        </w:r>
        <w:r>
          <w:rPr>
            <w:rFonts w:ascii="Calibri" w:hAnsi="Calibri" w:cs="Calibri"/>
            <w:sz w:val="22"/>
            <w:szCs w:val="22"/>
          </w:rPr>
          <w:fldChar w:fldCharType="separate"/>
        </w:r>
        <w:r>
          <w:rPr>
            <w:rStyle w:val="Hyperlink"/>
            <w:rFonts w:ascii="Calibri" w:hAnsi="Calibri" w:cs="Calibri"/>
            <w:sz w:val="22"/>
            <w:szCs w:val="22"/>
          </w:rPr>
          <w:t>http://quickstart.web.att.com/index.html</w:t>
        </w:r>
        <w:r>
          <w:rPr>
            <w:rFonts w:ascii="Calibri" w:hAnsi="Calibri" w:cs="Calibri"/>
            <w:sz w:val="22"/>
            <w:szCs w:val="22"/>
          </w:rPr>
          <w:fldChar w:fldCharType="end"/>
        </w:r>
      </w:ins>
    </w:p>
    <w:p w14:paraId="5DAB40D2" w14:textId="77777777" w:rsidR="00B23922" w:rsidRDefault="00B23922" w:rsidP="00B23922">
      <w:pPr>
        <w:pStyle w:val="NormalWeb"/>
        <w:spacing w:before="0" w:beforeAutospacing="0" w:after="0" w:afterAutospacing="0"/>
        <w:rPr>
          <w:ins w:id="1028" w:author="Danni Liu" w:date="2020-09-03T13:12:00Z"/>
          <w:rFonts w:ascii="Calibri" w:hAnsi="Calibri" w:cs="Calibri"/>
          <w:sz w:val="22"/>
          <w:szCs w:val="22"/>
        </w:rPr>
      </w:pPr>
      <w:ins w:id="1029" w:author="Danni Liu" w:date="2020-09-03T13:12:00Z">
        <w:r>
          <w:rPr>
            <w:rFonts w:ascii="Calibri" w:hAnsi="Calibri" w:cs="Calibri"/>
            <w:sz w:val="22"/>
            <w:szCs w:val="22"/>
          </w:rPr>
          <w:t xml:space="preserve">******Angular JS, AJAX, JSON, </w:t>
        </w:r>
        <w:proofErr w:type="spellStart"/>
        <w:r>
          <w:rPr>
            <w:rFonts w:ascii="Calibri" w:hAnsi="Calibri" w:cs="Calibri"/>
            <w:sz w:val="22"/>
            <w:szCs w:val="22"/>
          </w:rPr>
          <w:t>RequireJS</w:t>
        </w:r>
        <w:proofErr w:type="spellEnd"/>
        <w:r>
          <w:rPr>
            <w:rFonts w:ascii="Calibri" w:hAnsi="Calibri" w:cs="Calibri"/>
            <w:sz w:val="22"/>
            <w:szCs w:val="22"/>
          </w:rPr>
          <w:t>, jQuery, Angular JS, APIGEE(?) *********</w:t>
        </w:r>
      </w:ins>
    </w:p>
    <w:p w14:paraId="0DE29C52" w14:textId="77777777" w:rsidR="00B23922" w:rsidRDefault="00B23922" w:rsidP="00B23922">
      <w:pPr>
        <w:pStyle w:val="NormalWeb"/>
        <w:spacing w:before="0" w:beforeAutospacing="0" w:after="0" w:afterAutospacing="0"/>
        <w:rPr>
          <w:ins w:id="1030" w:author="Danni Liu" w:date="2020-09-03T13:12:00Z"/>
          <w:rFonts w:ascii="Calibri" w:hAnsi="Calibri" w:cs="Calibri"/>
          <w:sz w:val="22"/>
          <w:szCs w:val="22"/>
        </w:rPr>
      </w:pPr>
      <w:ins w:id="1031" w:author="Danni Liu" w:date="2020-09-03T13:12:00Z">
        <w:r>
          <w:rPr>
            <w:rFonts w:ascii="Calibri" w:hAnsi="Calibri" w:cs="Calibri"/>
            <w:sz w:val="22"/>
            <w:szCs w:val="22"/>
          </w:rPr>
          <w:t>*Angular JS is java script MVC (MVVM) framework, a full-featured SPA framework.</w:t>
        </w:r>
      </w:ins>
    </w:p>
    <w:p w14:paraId="4993BC12" w14:textId="77777777" w:rsidR="00B23922" w:rsidRDefault="00B23922" w:rsidP="00B23922">
      <w:pPr>
        <w:pStyle w:val="NormalWeb"/>
        <w:spacing w:before="0" w:beforeAutospacing="0" w:after="0" w:afterAutospacing="0"/>
        <w:rPr>
          <w:ins w:id="1032" w:author="Danni Liu" w:date="2020-09-03T13:12:00Z"/>
          <w:rFonts w:ascii="Calibri" w:hAnsi="Calibri" w:cs="Calibri"/>
          <w:sz w:val="22"/>
          <w:szCs w:val="22"/>
        </w:rPr>
      </w:pPr>
      <w:ins w:id="1033" w:author="Danni Liu" w:date="2020-09-03T13:12:00Z">
        <w:r>
          <w:rPr>
            <w:rFonts w:ascii="Calibri" w:hAnsi="Calibri" w:cs="Calibri"/>
            <w:sz w:val="22"/>
            <w:szCs w:val="22"/>
          </w:rPr>
          <w:t xml:space="preserve">*Angular is a solid core that you can built on top of it without including many </w:t>
        </w:r>
        <w:proofErr w:type="spellStart"/>
        <w:r>
          <w:rPr>
            <w:rFonts w:ascii="Calibri" w:hAnsi="Calibri" w:cs="Calibri"/>
            <w:sz w:val="22"/>
            <w:szCs w:val="22"/>
          </w:rPr>
          <w:t>othe</w:t>
        </w:r>
        <w:proofErr w:type="spellEnd"/>
        <w:r>
          <w:rPr>
            <w:rFonts w:ascii="Calibri" w:hAnsi="Calibri" w:cs="Calibri"/>
            <w:sz w:val="22"/>
            <w:szCs w:val="22"/>
          </w:rPr>
          <w:t xml:space="preserve"> libraries and worry about version issues, easier to </w:t>
        </w:r>
        <w:proofErr w:type="spellStart"/>
        <w:r>
          <w:rPr>
            <w:rFonts w:ascii="Calibri" w:hAnsi="Calibri" w:cs="Calibri"/>
            <w:sz w:val="22"/>
            <w:szCs w:val="22"/>
          </w:rPr>
          <w:t>maintanin</w:t>
        </w:r>
        <w:proofErr w:type="spellEnd"/>
        <w:r>
          <w:rPr>
            <w:rFonts w:ascii="Calibri" w:hAnsi="Calibri" w:cs="Calibri"/>
            <w:sz w:val="22"/>
            <w:szCs w:val="22"/>
          </w:rPr>
          <w:t>.</w:t>
        </w:r>
      </w:ins>
    </w:p>
    <w:p w14:paraId="43A2E6EA" w14:textId="77777777" w:rsidR="00B23922" w:rsidRDefault="00B23922" w:rsidP="00B23922">
      <w:pPr>
        <w:pStyle w:val="NormalWeb"/>
        <w:spacing w:before="0" w:beforeAutospacing="0" w:after="0" w:afterAutospacing="0"/>
        <w:rPr>
          <w:ins w:id="1034" w:author="Danni Liu" w:date="2020-09-03T13:12:00Z"/>
          <w:rFonts w:ascii="Calibri" w:hAnsi="Calibri" w:cs="Calibri"/>
          <w:sz w:val="22"/>
          <w:szCs w:val="22"/>
        </w:rPr>
      </w:pPr>
      <w:ins w:id="1035" w:author="Danni Liu" w:date="2020-09-03T13:12:00Z">
        <w:r>
          <w:rPr>
            <w:rFonts w:ascii="Calibri" w:hAnsi="Calibri" w:cs="Calibri"/>
            <w:sz w:val="22"/>
            <w:szCs w:val="22"/>
          </w:rPr>
          <w:t xml:space="preserve">*Angular includes two way data binding, MVC, routing (SPA and bring the mini pages to the shell page), testing, </w:t>
        </w:r>
        <w:proofErr w:type="spellStart"/>
        <w:r>
          <w:rPr>
            <w:rFonts w:ascii="Calibri" w:hAnsi="Calibri" w:cs="Calibri"/>
            <w:sz w:val="22"/>
            <w:szCs w:val="22"/>
          </w:rPr>
          <w:t>jqLite</w:t>
        </w:r>
        <w:proofErr w:type="spellEnd"/>
        <w:r>
          <w:rPr>
            <w:rFonts w:ascii="Calibri" w:hAnsi="Calibri" w:cs="Calibri"/>
            <w:sz w:val="22"/>
            <w:szCs w:val="22"/>
          </w:rPr>
          <w:t xml:space="preserve"> (Angular plays well with jQuery) for DOM manipulation, templates, history, factories (share code), directives (teach HTML new tricks?), dependency injection (dynamically injecting features).</w:t>
        </w:r>
      </w:ins>
    </w:p>
    <w:p w14:paraId="5B8179D2" w14:textId="77777777" w:rsidR="00B23922" w:rsidRDefault="00B23922" w:rsidP="00B23922">
      <w:pPr>
        <w:pStyle w:val="NormalWeb"/>
        <w:spacing w:before="0" w:beforeAutospacing="0" w:after="0" w:afterAutospacing="0"/>
        <w:rPr>
          <w:ins w:id="1036" w:author="Danni Liu" w:date="2020-09-03T13:12:00Z"/>
          <w:rFonts w:ascii="Calibri" w:hAnsi="Calibri" w:cs="Calibri"/>
          <w:sz w:val="22"/>
          <w:szCs w:val="22"/>
        </w:rPr>
      </w:pPr>
      <w:ins w:id="1037" w:author="Danni Liu" w:date="2020-09-03T13:12:00Z">
        <w:r>
          <w:rPr>
            <w:rFonts w:ascii="Calibri" w:hAnsi="Calibri" w:cs="Calibri"/>
            <w:sz w:val="22"/>
            <w:szCs w:val="22"/>
          </w:rPr>
          <w:t>*$scope is the glue (</w:t>
        </w:r>
        <w:proofErr w:type="spellStart"/>
        <w:r>
          <w:rPr>
            <w:rFonts w:ascii="Calibri" w:hAnsi="Calibri" w:cs="Calibri"/>
            <w:sz w:val="22"/>
            <w:szCs w:val="22"/>
          </w:rPr>
          <w:t>ViewModel</w:t>
        </w:r>
        <w:proofErr w:type="spellEnd"/>
        <w:r>
          <w:rPr>
            <w:rFonts w:ascii="Calibri" w:hAnsi="Calibri" w:cs="Calibri"/>
            <w:sz w:val="22"/>
            <w:szCs w:val="22"/>
          </w:rPr>
          <w:t>) between a controller and a view</w:t>
        </w:r>
      </w:ins>
    </w:p>
    <w:p w14:paraId="112B4CD3" w14:textId="77777777" w:rsidR="00B23922" w:rsidRDefault="00B23922" w:rsidP="00B23922">
      <w:pPr>
        <w:pStyle w:val="NormalWeb"/>
        <w:spacing w:before="0" w:beforeAutospacing="0" w:after="0" w:afterAutospacing="0"/>
        <w:rPr>
          <w:ins w:id="1038" w:author="Danni Liu" w:date="2020-09-03T13:12:00Z"/>
          <w:rFonts w:ascii="Calibri" w:hAnsi="Calibri" w:cs="Calibri"/>
          <w:sz w:val="22"/>
          <w:szCs w:val="22"/>
        </w:rPr>
      </w:pPr>
      <w:ins w:id="1039" w:author="Danni Liu" w:date="2020-09-03T13:12:00Z">
        <w:r>
          <w:rPr>
            <w:rFonts w:ascii="Calibri" w:hAnsi="Calibri" w:cs="Calibri"/>
            <w:sz w:val="22"/>
            <w:szCs w:val="22"/>
          </w:rPr>
          <w:t xml:space="preserve">Dan </w:t>
        </w:r>
        <w:proofErr w:type="spellStart"/>
        <w:r>
          <w:rPr>
            <w:rFonts w:ascii="Calibri" w:hAnsi="Calibri" w:cs="Calibri"/>
            <w:sz w:val="22"/>
            <w:szCs w:val="22"/>
          </w:rPr>
          <w:t>Wahln's</w:t>
        </w:r>
        <w:proofErr w:type="spellEnd"/>
        <w:r>
          <w:rPr>
            <w:rFonts w:ascii="Calibri" w:hAnsi="Calibri" w:cs="Calibri"/>
            <w:sz w:val="22"/>
            <w:szCs w:val="22"/>
          </w:rPr>
          <w:t xml:space="preserve"> you tube tutorial:</w:t>
        </w:r>
      </w:ins>
    </w:p>
    <w:p w14:paraId="452F04D5" w14:textId="77777777" w:rsidR="00B23922" w:rsidRDefault="00B23922" w:rsidP="00B23922">
      <w:pPr>
        <w:pStyle w:val="NormalWeb"/>
        <w:spacing w:before="0" w:beforeAutospacing="0" w:after="0" w:afterAutospacing="0"/>
        <w:ind w:left="540"/>
        <w:rPr>
          <w:ins w:id="1040" w:author="Danni Liu" w:date="2020-09-03T13:12:00Z"/>
          <w:rFonts w:ascii="Calibri" w:hAnsi="Calibri" w:cs="Calibri"/>
          <w:sz w:val="22"/>
          <w:szCs w:val="22"/>
        </w:rPr>
      </w:pPr>
      <w:ins w:id="1041" w:author="Danni Liu" w:date="2020-09-03T13:12:00Z">
        <w:r>
          <w:rPr>
            <w:rFonts w:ascii="Calibri" w:hAnsi="Calibri" w:cs="Calibri"/>
            <w:sz w:val="22"/>
            <w:szCs w:val="22"/>
          </w:rPr>
          <w:fldChar w:fldCharType="begin"/>
        </w:r>
        <w:r>
          <w:rPr>
            <w:rFonts w:ascii="Calibri" w:hAnsi="Calibri" w:cs="Calibri"/>
            <w:sz w:val="22"/>
            <w:szCs w:val="22"/>
          </w:rPr>
          <w:instrText xml:space="preserve"> HYPERLINK "http://tinyurl.com/AngularJSDemos" </w:instrText>
        </w:r>
        <w:r>
          <w:rPr>
            <w:rFonts w:ascii="Calibri" w:hAnsi="Calibri" w:cs="Calibri"/>
            <w:sz w:val="22"/>
            <w:szCs w:val="22"/>
          </w:rPr>
          <w:fldChar w:fldCharType="separate"/>
        </w:r>
        <w:r>
          <w:rPr>
            <w:rStyle w:val="Hyperlink"/>
            <w:rFonts w:ascii="Calibri" w:hAnsi="Calibri" w:cs="Calibri"/>
            <w:sz w:val="22"/>
            <w:szCs w:val="22"/>
          </w:rPr>
          <w:t>http://tinyurl.com/AngularJSDemos</w:t>
        </w:r>
        <w:r>
          <w:rPr>
            <w:rFonts w:ascii="Calibri" w:hAnsi="Calibri" w:cs="Calibri"/>
            <w:sz w:val="22"/>
            <w:szCs w:val="22"/>
          </w:rPr>
          <w:fldChar w:fldCharType="end"/>
        </w:r>
      </w:ins>
    </w:p>
    <w:p w14:paraId="37D9327A" w14:textId="77777777" w:rsidR="00B23922" w:rsidRDefault="00B23922" w:rsidP="00B23922">
      <w:pPr>
        <w:pStyle w:val="NormalWeb"/>
        <w:spacing w:before="0" w:beforeAutospacing="0" w:after="0" w:afterAutospacing="0"/>
        <w:rPr>
          <w:ins w:id="1042" w:author="Danni Liu" w:date="2020-09-03T13:12:00Z"/>
          <w:rFonts w:ascii="Calibri" w:hAnsi="Calibri" w:cs="Calibri"/>
          <w:sz w:val="22"/>
          <w:szCs w:val="22"/>
        </w:rPr>
      </w:pPr>
      <w:ins w:id="1043" w:author="Danni Liu" w:date="2020-09-03T13:12:00Z">
        <w:r>
          <w:rPr>
            <w:rFonts w:ascii="Calibri" w:hAnsi="Calibri" w:cs="Calibri"/>
            <w:sz w:val="22"/>
            <w:szCs w:val="22"/>
          </w:rPr>
          <w:t> </w:t>
        </w:r>
      </w:ins>
    </w:p>
    <w:p w14:paraId="227236A8" w14:textId="77777777" w:rsidR="00B23922" w:rsidRDefault="00B23922" w:rsidP="00B23922">
      <w:pPr>
        <w:pStyle w:val="NormalWeb"/>
        <w:spacing w:before="0" w:beforeAutospacing="0" w:after="0" w:afterAutospacing="0"/>
        <w:rPr>
          <w:ins w:id="1044" w:author="Danni Liu" w:date="2020-09-03T13:12:00Z"/>
          <w:rFonts w:ascii="Calibri" w:hAnsi="Calibri" w:cs="Calibri"/>
          <w:sz w:val="22"/>
          <w:szCs w:val="22"/>
        </w:rPr>
      </w:pPr>
      <w:ins w:id="1045" w:author="Danni Liu" w:date="2020-09-03T13:12:00Z">
        <w:r>
          <w:rPr>
            <w:rFonts w:ascii="Calibri" w:hAnsi="Calibri" w:cs="Calibri"/>
            <w:sz w:val="22"/>
            <w:szCs w:val="22"/>
          </w:rPr>
          <w:fldChar w:fldCharType="begin"/>
        </w:r>
        <w:r>
          <w:rPr>
            <w:rFonts w:ascii="Calibri" w:hAnsi="Calibri" w:cs="Calibri"/>
            <w:sz w:val="22"/>
            <w:szCs w:val="22"/>
          </w:rPr>
          <w:instrText xml:space="preserve"> HYPERLINK "https://www.youtube.com/watch?v=i9MHigUZKEM" </w:instrText>
        </w:r>
        <w:r>
          <w:rPr>
            <w:rFonts w:ascii="Calibri" w:hAnsi="Calibri" w:cs="Calibri"/>
            <w:sz w:val="22"/>
            <w:szCs w:val="22"/>
          </w:rPr>
          <w:fldChar w:fldCharType="separate"/>
        </w:r>
        <w:r>
          <w:rPr>
            <w:rStyle w:val="Hyperlink"/>
            <w:rFonts w:ascii="Calibri" w:hAnsi="Calibri" w:cs="Calibri"/>
            <w:sz w:val="22"/>
            <w:szCs w:val="22"/>
          </w:rPr>
          <w:t>https://www.youtube.com/watch?v=i9MHigUZKEM</w:t>
        </w:r>
        <w:r>
          <w:rPr>
            <w:rFonts w:ascii="Calibri" w:hAnsi="Calibri" w:cs="Calibri"/>
            <w:sz w:val="22"/>
            <w:szCs w:val="22"/>
          </w:rPr>
          <w:fldChar w:fldCharType="end"/>
        </w:r>
      </w:ins>
    </w:p>
    <w:p w14:paraId="12A797B0" w14:textId="77777777" w:rsidR="00B23922" w:rsidRDefault="00B23922" w:rsidP="00B23922">
      <w:pPr>
        <w:pStyle w:val="NormalWeb"/>
        <w:spacing w:before="0" w:beforeAutospacing="0" w:after="0" w:afterAutospacing="0"/>
        <w:rPr>
          <w:ins w:id="1046" w:author="Danni Liu" w:date="2020-09-03T13:12:00Z"/>
          <w:rFonts w:ascii="Calibri" w:hAnsi="Calibri" w:cs="Calibri"/>
          <w:sz w:val="22"/>
          <w:szCs w:val="22"/>
        </w:rPr>
      </w:pPr>
      <w:proofErr w:type="spellStart"/>
      <w:ins w:id="1047" w:author="Danni Liu" w:date="2020-09-03T13:12:00Z">
        <w:r>
          <w:rPr>
            <w:rFonts w:ascii="Calibri" w:hAnsi="Calibri" w:cs="Calibri"/>
            <w:sz w:val="22"/>
            <w:szCs w:val="22"/>
          </w:rPr>
          <w:t>stoped</w:t>
        </w:r>
        <w:proofErr w:type="spellEnd"/>
        <w:r>
          <w:rPr>
            <w:rFonts w:ascii="Calibri" w:hAnsi="Calibri" w:cs="Calibri"/>
            <w:sz w:val="22"/>
            <w:szCs w:val="22"/>
          </w:rPr>
          <w:t xml:space="preserve"> @ 53.29</w:t>
        </w:r>
      </w:ins>
    </w:p>
    <w:p w14:paraId="4272E772" w14:textId="77777777" w:rsidR="00B23922" w:rsidRDefault="00B23922" w:rsidP="00B23922">
      <w:pPr>
        <w:pStyle w:val="NormalWeb"/>
        <w:spacing w:before="0" w:beforeAutospacing="0" w:after="0" w:afterAutospacing="0"/>
        <w:ind w:left="540"/>
        <w:rPr>
          <w:ins w:id="1048" w:author="Danni Liu" w:date="2020-09-03T13:12:00Z"/>
          <w:rFonts w:ascii="Calibri" w:hAnsi="Calibri" w:cs="Calibri"/>
          <w:sz w:val="22"/>
          <w:szCs w:val="22"/>
        </w:rPr>
      </w:pPr>
      <w:ins w:id="1049" w:author="Danni Liu" w:date="2020-09-03T13:12:00Z">
        <w:r>
          <w:rPr>
            <w:rFonts w:ascii="Calibri" w:hAnsi="Calibri" w:cs="Calibri"/>
            <w:sz w:val="22"/>
            <w:szCs w:val="22"/>
          </w:rPr>
          <w:t> </w:t>
        </w:r>
      </w:ins>
    </w:p>
    <w:p w14:paraId="4D25D635" w14:textId="77777777" w:rsidR="00B23922" w:rsidRDefault="00B23922" w:rsidP="00B23922">
      <w:pPr>
        <w:pStyle w:val="NormalWeb"/>
        <w:spacing w:before="0" w:beforeAutospacing="0" w:after="0" w:afterAutospacing="0"/>
        <w:rPr>
          <w:ins w:id="1050" w:author="Danni Liu" w:date="2020-09-03T13:12:00Z"/>
          <w:rFonts w:ascii="Calibri" w:hAnsi="Calibri" w:cs="Calibri"/>
          <w:sz w:val="22"/>
          <w:szCs w:val="22"/>
        </w:rPr>
      </w:pPr>
      <w:ins w:id="1051" w:author="Danni Liu" w:date="2020-09-03T13:12:00Z">
        <w:r>
          <w:rPr>
            <w:rFonts w:ascii="Calibri" w:hAnsi="Calibri" w:cs="Calibri"/>
            <w:sz w:val="22"/>
            <w:szCs w:val="22"/>
          </w:rPr>
          <w:t>******MVVM - model-view-view model pattern:</w:t>
        </w:r>
      </w:ins>
    </w:p>
    <w:p w14:paraId="3F978845" w14:textId="77777777" w:rsidR="00B23922" w:rsidRDefault="00B23922" w:rsidP="00B23922">
      <w:pPr>
        <w:pStyle w:val="NormalWeb"/>
        <w:spacing w:before="0" w:beforeAutospacing="0" w:after="0" w:afterAutospacing="0"/>
        <w:rPr>
          <w:ins w:id="1052" w:author="Danni Liu" w:date="2020-09-03T13:12:00Z"/>
          <w:rFonts w:ascii="Calibri" w:hAnsi="Calibri" w:cs="Calibri"/>
          <w:sz w:val="22"/>
          <w:szCs w:val="22"/>
        </w:rPr>
      </w:pPr>
      <w:ins w:id="1053" w:author="Danni Liu" w:date="2020-09-03T13:12:00Z">
        <w:r>
          <w:rPr>
            <w:rFonts w:ascii="Calibri" w:hAnsi="Calibri" w:cs="Calibri"/>
            <w:sz w:val="22"/>
            <w:szCs w:val="22"/>
          </w:rPr>
          <w:t>The model is that it holds the information, but not behaviors or services that manipulate the information.</w:t>
        </w:r>
      </w:ins>
    </w:p>
    <w:p w14:paraId="335390D0" w14:textId="77777777" w:rsidR="00B23922" w:rsidRDefault="00B23922" w:rsidP="00B23922">
      <w:pPr>
        <w:pStyle w:val="NormalWeb"/>
        <w:spacing w:before="0" w:beforeAutospacing="0" w:after="0" w:afterAutospacing="0"/>
        <w:rPr>
          <w:ins w:id="1054" w:author="Danni Liu" w:date="2020-09-03T13:12:00Z"/>
          <w:rFonts w:ascii="Calibri" w:hAnsi="Calibri" w:cs="Calibri"/>
          <w:sz w:val="22"/>
          <w:szCs w:val="22"/>
        </w:rPr>
      </w:pPr>
      <w:ins w:id="1055" w:author="Danni Liu" w:date="2020-09-03T13:12:00Z">
        <w:r>
          <w:rPr>
            <w:rFonts w:ascii="Calibri" w:hAnsi="Calibri" w:cs="Calibri"/>
            <w:sz w:val="22"/>
            <w:szCs w:val="22"/>
          </w:rPr>
          <w:t>The view is the presentation of the data</w:t>
        </w:r>
      </w:ins>
    </w:p>
    <w:p w14:paraId="27E75BEC" w14:textId="77777777" w:rsidR="00B23922" w:rsidRDefault="00B23922" w:rsidP="00B23922">
      <w:pPr>
        <w:pStyle w:val="NormalWeb"/>
        <w:spacing w:before="0" w:beforeAutospacing="0" w:after="0" w:afterAutospacing="0"/>
        <w:rPr>
          <w:ins w:id="1056" w:author="Danni Liu" w:date="2020-09-03T13:12:00Z"/>
          <w:rFonts w:ascii="Calibri" w:hAnsi="Calibri" w:cs="Calibri"/>
          <w:sz w:val="22"/>
          <w:szCs w:val="22"/>
        </w:rPr>
      </w:pPr>
      <w:ins w:id="1057" w:author="Danni Liu" w:date="2020-09-03T13:12:00Z">
        <w:r>
          <w:rPr>
            <w:rFonts w:ascii="Calibri" w:hAnsi="Calibri" w:cs="Calibri"/>
            <w:sz w:val="22"/>
            <w:szCs w:val="22"/>
          </w:rPr>
          <w:t> </w:t>
        </w:r>
      </w:ins>
    </w:p>
    <w:p w14:paraId="71BE36D6" w14:textId="77777777" w:rsidR="00B23922" w:rsidRDefault="00B23922" w:rsidP="00B23922">
      <w:pPr>
        <w:pStyle w:val="NormalWeb"/>
        <w:spacing w:before="0" w:beforeAutospacing="0" w:after="0" w:afterAutospacing="0"/>
        <w:rPr>
          <w:ins w:id="1058" w:author="Danni Liu" w:date="2020-09-03T13:12:00Z"/>
          <w:rFonts w:ascii="Calibri" w:hAnsi="Calibri" w:cs="Calibri"/>
          <w:sz w:val="22"/>
          <w:szCs w:val="22"/>
        </w:rPr>
      </w:pPr>
      <w:ins w:id="1059" w:author="Danni Liu" w:date="2020-09-03T13:12:00Z">
        <w:r>
          <w:rPr>
            <w:rFonts w:ascii="Calibri" w:hAnsi="Calibri" w:cs="Calibri"/>
            <w:sz w:val="22"/>
            <w:szCs w:val="22"/>
          </w:rPr>
          <w:t>*************************************************************************************</w:t>
        </w:r>
      </w:ins>
    </w:p>
    <w:p w14:paraId="294AA23C" w14:textId="77777777" w:rsidR="00B23922" w:rsidRDefault="00B23922" w:rsidP="00B23922">
      <w:pPr>
        <w:pStyle w:val="NormalWeb"/>
        <w:spacing w:before="0" w:beforeAutospacing="0" w:after="0" w:afterAutospacing="0"/>
        <w:rPr>
          <w:ins w:id="1060" w:author="Danni Liu" w:date="2020-09-03T13:12:00Z"/>
          <w:rFonts w:ascii="Calibri" w:hAnsi="Calibri" w:cs="Calibri"/>
          <w:sz w:val="22"/>
          <w:szCs w:val="22"/>
        </w:rPr>
      </w:pPr>
      <w:proofErr w:type="spellStart"/>
      <w:ins w:id="1061" w:author="Danni Liu" w:date="2020-09-03T13:12:00Z">
        <w:r>
          <w:rPr>
            <w:rFonts w:ascii="Calibri" w:hAnsi="Calibri" w:cs="Calibri"/>
            <w:sz w:val="22"/>
            <w:szCs w:val="22"/>
          </w:rPr>
          <w:t>Rsponsive</w:t>
        </w:r>
        <w:proofErr w:type="spellEnd"/>
        <w:r>
          <w:rPr>
            <w:rFonts w:ascii="Calibri" w:hAnsi="Calibri" w:cs="Calibri"/>
            <w:sz w:val="22"/>
            <w:szCs w:val="22"/>
          </w:rPr>
          <w:t xml:space="preserve"> Web Design: </w:t>
        </w:r>
      </w:ins>
    </w:p>
    <w:p w14:paraId="2F3EA041" w14:textId="77777777" w:rsidR="00B23922" w:rsidRDefault="00B23922" w:rsidP="00B23922">
      <w:pPr>
        <w:pStyle w:val="NormalWeb"/>
        <w:spacing w:before="0" w:beforeAutospacing="0" w:after="0" w:afterAutospacing="0"/>
        <w:rPr>
          <w:ins w:id="1062" w:author="Danni Liu" w:date="2020-09-03T13:12:00Z"/>
          <w:rFonts w:ascii="Calibri" w:hAnsi="Calibri" w:cs="Calibri"/>
          <w:sz w:val="22"/>
          <w:szCs w:val="22"/>
        </w:rPr>
      </w:pPr>
      <w:ins w:id="1063" w:author="Danni Liu" w:date="2020-09-03T13:12:00Z">
        <w:r>
          <w:rPr>
            <w:rFonts w:ascii="Calibri" w:hAnsi="Calibri" w:cs="Calibri"/>
            <w:sz w:val="22"/>
            <w:szCs w:val="22"/>
          </w:rPr>
          <w:t> </w:t>
        </w:r>
      </w:ins>
    </w:p>
    <w:p w14:paraId="1096A9E5" w14:textId="77777777" w:rsidR="00B23922" w:rsidRDefault="00B23922" w:rsidP="00B23922">
      <w:pPr>
        <w:pStyle w:val="NormalWeb"/>
        <w:spacing w:before="0" w:beforeAutospacing="0" w:after="0" w:afterAutospacing="0"/>
        <w:rPr>
          <w:ins w:id="1064" w:author="Danni Liu" w:date="2020-09-03T13:12:00Z"/>
          <w:rFonts w:ascii="Calibri" w:hAnsi="Calibri" w:cs="Calibri"/>
          <w:sz w:val="22"/>
          <w:szCs w:val="22"/>
        </w:rPr>
      </w:pPr>
      <w:ins w:id="1065" w:author="Danni Liu" w:date="2020-09-03T13:12:00Z">
        <w:r>
          <w:rPr>
            <w:rFonts w:ascii="Calibri" w:hAnsi="Calibri" w:cs="Calibri"/>
            <w:sz w:val="22"/>
            <w:szCs w:val="22"/>
          </w:rPr>
          <w:fldChar w:fldCharType="begin"/>
        </w:r>
        <w:r>
          <w:rPr>
            <w:rFonts w:ascii="Calibri" w:hAnsi="Calibri" w:cs="Calibri"/>
            <w:sz w:val="22"/>
            <w:szCs w:val="22"/>
          </w:rPr>
          <w:instrText xml:space="preserve"> HYPERLINK "http://www.w3schools.com/bootstrap/bootstrap_case_navigation.asp" </w:instrText>
        </w:r>
        <w:r>
          <w:rPr>
            <w:rFonts w:ascii="Calibri" w:hAnsi="Calibri" w:cs="Calibri"/>
            <w:sz w:val="22"/>
            <w:szCs w:val="22"/>
          </w:rPr>
          <w:fldChar w:fldCharType="separate"/>
        </w:r>
        <w:r>
          <w:rPr>
            <w:rStyle w:val="Hyperlink"/>
            <w:rFonts w:ascii="Calibri" w:hAnsi="Calibri" w:cs="Calibri"/>
            <w:sz w:val="22"/>
            <w:szCs w:val="22"/>
          </w:rPr>
          <w:t>http://www.w3schools.com/bootstrap/bootstrap_case_navigation.asp</w:t>
        </w:r>
        <w:r>
          <w:rPr>
            <w:rFonts w:ascii="Calibri" w:hAnsi="Calibri" w:cs="Calibri"/>
            <w:sz w:val="22"/>
            <w:szCs w:val="22"/>
          </w:rPr>
          <w:fldChar w:fldCharType="end"/>
        </w:r>
      </w:ins>
    </w:p>
    <w:p w14:paraId="7F006638" w14:textId="77777777" w:rsidR="00B23922" w:rsidRDefault="00B23922" w:rsidP="00B23922">
      <w:pPr>
        <w:pStyle w:val="NormalWeb"/>
        <w:spacing w:before="0" w:beforeAutospacing="0" w:after="0" w:afterAutospacing="0"/>
        <w:rPr>
          <w:ins w:id="1066" w:author="Danni Liu" w:date="2020-09-03T13:12:00Z"/>
          <w:rFonts w:ascii="Calibri" w:hAnsi="Calibri" w:cs="Calibri"/>
          <w:sz w:val="22"/>
          <w:szCs w:val="22"/>
        </w:rPr>
      </w:pPr>
      <w:ins w:id="1067" w:author="Danni Liu" w:date="2020-09-03T13:12:00Z">
        <w:r>
          <w:rPr>
            <w:rFonts w:ascii="Calibri" w:hAnsi="Calibri" w:cs="Calibri"/>
            <w:sz w:val="22"/>
            <w:szCs w:val="22"/>
          </w:rPr>
          <w:t>C:\Users\dl8899\Documents\projects\next_step\Bootstrap\test.html</w:t>
        </w:r>
      </w:ins>
    </w:p>
    <w:p w14:paraId="4D5E5CBE" w14:textId="77777777" w:rsidR="00B23922" w:rsidRDefault="00B23922" w:rsidP="00B23922">
      <w:pPr>
        <w:pStyle w:val="NormalWeb"/>
        <w:spacing w:before="0" w:beforeAutospacing="0" w:after="0" w:afterAutospacing="0"/>
        <w:rPr>
          <w:ins w:id="1068" w:author="Danni Liu" w:date="2020-09-03T13:12:00Z"/>
          <w:rFonts w:ascii="Calibri" w:hAnsi="Calibri" w:cs="Calibri"/>
          <w:sz w:val="22"/>
          <w:szCs w:val="22"/>
        </w:rPr>
      </w:pPr>
      <w:ins w:id="1069" w:author="Danni Liu" w:date="2020-09-03T13:12:00Z">
        <w:r>
          <w:rPr>
            <w:rFonts w:ascii="Calibri" w:hAnsi="Calibri" w:cs="Calibri"/>
            <w:sz w:val="22"/>
            <w:szCs w:val="22"/>
          </w:rPr>
          <w:t> </w:t>
        </w:r>
      </w:ins>
    </w:p>
    <w:p w14:paraId="3818BC2A" w14:textId="77777777" w:rsidR="00B23922" w:rsidRDefault="00B23922" w:rsidP="00B23922">
      <w:pPr>
        <w:pStyle w:val="NormalWeb"/>
        <w:spacing w:before="0" w:beforeAutospacing="0" w:after="0" w:afterAutospacing="0"/>
        <w:rPr>
          <w:ins w:id="1070" w:author="Danni Liu" w:date="2020-09-03T13:12:00Z"/>
          <w:rFonts w:ascii="Calibri" w:hAnsi="Calibri" w:cs="Calibri"/>
          <w:sz w:val="22"/>
          <w:szCs w:val="22"/>
        </w:rPr>
      </w:pPr>
      <w:ins w:id="1071" w:author="Danni Liu" w:date="2020-09-03T13:12:00Z">
        <w:r>
          <w:rPr>
            <w:rFonts w:ascii="Calibri" w:hAnsi="Calibri" w:cs="Calibri"/>
            <w:sz w:val="22"/>
            <w:szCs w:val="22"/>
          </w:rPr>
          <w:fldChar w:fldCharType="begin"/>
        </w:r>
        <w:r>
          <w:rPr>
            <w:rFonts w:ascii="Calibri" w:hAnsi="Calibri" w:cs="Calibri"/>
            <w:sz w:val="22"/>
            <w:szCs w:val="22"/>
          </w:rPr>
          <w:instrText xml:space="preserve"> HYPERLINK "http://startbootstrap.com/template-categories/all/" </w:instrText>
        </w:r>
        <w:r>
          <w:rPr>
            <w:rFonts w:ascii="Calibri" w:hAnsi="Calibri" w:cs="Calibri"/>
            <w:sz w:val="22"/>
            <w:szCs w:val="22"/>
          </w:rPr>
          <w:fldChar w:fldCharType="separate"/>
        </w:r>
        <w:r>
          <w:rPr>
            <w:rStyle w:val="Hyperlink"/>
            <w:rFonts w:ascii="Calibri" w:hAnsi="Calibri" w:cs="Calibri"/>
            <w:sz w:val="22"/>
            <w:szCs w:val="22"/>
          </w:rPr>
          <w:t>http://startbootstrap.com/template-categories/all/</w:t>
        </w:r>
        <w:r>
          <w:rPr>
            <w:rFonts w:ascii="Calibri" w:hAnsi="Calibri" w:cs="Calibri"/>
            <w:sz w:val="22"/>
            <w:szCs w:val="22"/>
          </w:rPr>
          <w:fldChar w:fldCharType="end"/>
        </w:r>
      </w:ins>
    </w:p>
    <w:p w14:paraId="27F77A9D" w14:textId="77777777" w:rsidR="00B23922" w:rsidRDefault="00B23922" w:rsidP="00B23922">
      <w:pPr>
        <w:pStyle w:val="NormalWeb"/>
        <w:spacing w:before="0" w:beforeAutospacing="0" w:after="0" w:afterAutospacing="0"/>
        <w:rPr>
          <w:ins w:id="1072" w:author="Danni Liu" w:date="2020-09-03T13:12:00Z"/>
          <w:rFonts w:ascii="Calibri" w:hAnsi="Calibri" w:cs="Calibri"/>
          <w:sz w:val="22"/>
          <w:szCs w:val="22"/>
        </w:rPr>
      </w:pPr>
      <w:proofErr w:type="spellStart"/>
      <w:ins w:id="1073" w:author="Danni Liu" w:date="2020-09-03T13:12:00Z">
        <w:r>
          <w:rPr>
            <w:rFonts w:ascii="Calibri" w:hAnsi="Calibri" w:cs="Calibri"/>
            <w:sz w:val="22"/>
            <w:szCs w:val="22"/>
          </w:rPr>
          <w:t>downlaoded</w:t>
        </w:r>
        <w:proofErr w:type="spellEnd"/>
        <w:r>
          <w:rPr>
            <w:rFonts w:ascii="Calibri" w:hAnsi="Calibri" w:cs="Calibri"/>
            <w:sz w:val="22"/>
            <w:szCs w:val="22"/>
          </w:rPr>
          <w:t>:</w:t>
        </w:r>
      </w:ins>
    </w:p>
    <w:p w14:paraId="5C27AD54" w14:textId="77777777" w:rsidR="00B23922" w:rsidRDefault="00B23922" w:rsidP="00B23922">
      <w:pPr>
        <w:pStyle w:val="NormalWeb"/>
        <w:spacing w:before="0" w:beforeAutospacing="0" w:after="0" w:afterAutospacing="0"/>
        <w:rPr>
          <w:ins w:id="1074" w:author="Danni Liu" w:date="2020-09-03T13:12:00Z"/>
          <w:rFonts w:ascii="Calibri" w:hAnsi="Calibri" w:cs="Calibri"/>
          <w:sz w:val="22"/>
          <w:szCs w:val="22"/>
        </w:rPr>
      </w:pPr>
      <w:ins w:id="1075" w:author="Danni Liu" w:date="2020-09-03T13:12:00Z">
        <w:r>
          <w:rPr>
            <w:rFonts w:ascii="Calibri" w:hAnsi="Calibri" w:cs="Calibri"/>
            <w:sz w:val="22"/>
            <w:szCs w:val="22"/>
          </w:rPr>
          <w:t>C:\Users\dl8899\Documents\projects\next_step\Bootstrap\startbootstrap-agency-1.0.4\startbootstrap-agency-1.0.4</w:t>
        </w:r>
      </w:ins>
    </w:p>
    <w:p w14:paraId="4DCB415A" w14:textId="77777777" w:rsidR="00B23922" w:rsidRPr="00B23922" w:rsidRDefault="00B23922" w:rsidP="00B23922">
      <w:pPr>
        <w:rPr>
          <w:ins w:id="1076" w:author="Danni Liu" w:date="2020-09-03T13:11:00Z"/>
          <w:rPrChange w:id="1077" w:author="Danni Liu" w:date="2020-09-03T13:12:00Z">
            <w:rPr>
              <w:ins w:id="1078" w:author="Danni Liu" w:date="2020-09-03T13:11:00Z"/>
            </w:rPr>
          </w:rPrChange>
        </w:rPr>
        <w:pPrChange w:id="1079" w:author="Danni Liu" w:date="2020-09-03T13:12:00Z">
          <w:pPr>
            <w:pStyle w:val="Heading2"/>
          </w:pPr>
        </w:pPrChange>
      </w:pPr>
    </w:p>
    <w:p w14:paraId="7E91C535" w14:textId="28B37DB7" w:rsidR="00B23922" w:rsidRDefault="00B23922" w:rsidP="00B23922">
      <w:pPr>
        <w:pStyle w:val="Heading2"/>
        <w:rPr>
          <w:ins w:id="1080" w:author="Danni Liu" w:date="2020-09-03T13:13:00Z"/>
        </w:rPr>
      </w:pPr>
      <w:ins w:id="1081" w:author="Danni Liu" w:date="2020-09-03T13:13:00Z">
        <w:r>
          <w:t>React</w:t>
        </w:r>
      </w:ins>
    </w:p>
    <w:p w14:paraId="38D56AAF" w14:textId="77777777" w:rsidR="00B23922" w:rsidRDefault="00B23922" w:rsidP="00B23922">
      <w:pPr>
        <w:pStyle w:val="NormalWeb"/>
        <w:spacing w:before="0" w:beforeAutospacing="0" w:after="0" w:afterAutospacing="0"/>
        <w:rPr>
          <w:ins w:id="1082" w:author="Danni Liu" w:date="2020-09-03T13:13:00Z"/>
          <w:rFonts w:ascii="Calibri" w:hAnsi="Calibri" w:cs="Calibri"/>
          <w:sz w:val="22"/>
          <w:szCs w:val="22"/>
        </w:rPr>
      </w:pPr>
      <w:ins w:id="1083" w:author="Danni Liu" w:date="2020-09-03T13:13:00Z">
        <w:r>
          <w:rPr>
            <w:rFonts w:ascii="Calibri" w:hAnsi="Calibri" w:cs="Calibri"/>
            <w:sz w:val="22"/>
            <w:szCs w:val="22"/>
          </w:rPr>
          <w:t>---------------------------------------Current</w:t>
        </w:r>
      </w:ins>
    </w:p>
    <w:p w14:paraId="6E6A9C27" w14:textId="77777777" w:rsidR="00B23922" w:rsidRDefault="00B23922" w:rsidP="00B23922">
      <w:pPr>
        <w:pStyle w:val="NormalWeb"/>
        <w:spacing w:before="0" w:beforeAutospacing="0" w:after="0" w:afterAutospacing="0"/>
        <w:rPr>
          <w:ins w:id="1084" w:author="Danni Liu" w:date="2020-09-03T13:13:00Z"/>
          <w:rFonts w:ascii="Calibri" w:hAnsi="Calibri" w:cs="Calibri"/>
          <w:sz w:val="22"/>
          <w:szCs w:val="22"/>
        </w:rPr>
      </w:pPr>
      <w:ins w:id="1085" w:author="Danni Liu" w:date="2020-09-03T13:13:00Z">
        <w:r>
          <w:rPr>
            <w:rFonts w:ascii="Calibri" w:hAnsi="Calibri" w:cs="Calibri"/>
            <w:sz w:val="22"/>
            <w:szCs w:val="22"/>
          </w:rPr>
          <w:t>------------React online Tutorial</w:t>
        </w:r>
      </w:ins>
    </w:p>
    <w:p w14:paraId="0AF5898B" w14:textId="77777777" w:rsidR="00B23922" w:rsidRDefault="00B23922" w:rsidP="00B23922">
      <w:pPr>
        <w:pStyle w:val="NormalWeb"/>
        <w:spacing w:before="0" w:beforeAutospacing="0" w:after="0" w:afterAutospacing="0"/>
        <w:rPr>
          <w:ins w:id="1086" w:author="Danni Liu" w:date="2020-09-03T13:13:00Z"/>
          <w:rFonts w:ascii="Calibri" w:hAnsi="Calibri" w:cs="Calibri"/>
          <w:sz w:val="22"/>
          <w:szCs w:val="22"/>
        </w:rPr>
      </w:pPr>
      <w:ins w:id="1087" w:author="Danni Liu" w:date="2020-09-03T13:13:00Z">
        <w:r>
          <w:rPr>
            <w:rFonts w:ascii="Calibri" w:hAnsi="Calibri" w:cs="Calibri"/>
            <w:sz w:val="22"/>
            <w:szCs w:val="22"/>
          </w:rPr>
          <w:fldChar w:fldCharType="begin"/>
        </w:r>
        <w:r>
          <w:rPr>
            <w:rFonts w:ascii="Calibri" w:hAnsi="Calibri" w:cs="Calibri"/>
            <w:sz w:val="22"/>
            <w:szCs w:val="22"/>
          </w:rPr>
          <w:instrText xml:space="preserve"> HYPERLINK "https://reactjs.org/" </w:instrText>
        </w:r>
        <w:r>
          <w:rPr>
            <w:rFonts w:ascii="Calibri" w:hAnsi="Calibri" w:cs="Calibri"/>
            <w:sz w:val="22"/>
            <w:szCs w:val="22"/>
          </w:rPr>
          <w:fldChar w:fldCharType="separate"/>
        </w:r>
        <w:r>
          <w:rPr>
            <w:rStyle w:val="Hyperlink"/>
            <w:rFonts w:ascii="Calibri" w:hAnsi="Calibri" w:cs="Calibri"/>
            <w:sz w:val="22"/>
            <w:szCs w:val="22"/>
          </w:rPr>
          <w:t>https://reactjs.org/</w:t>
        </w:r>
        <w:r>
          <w:rPr>
            <w:rFonts w:ascii="Calibri" w:hAnsi="Calibri" w:cs="Calibri"/>
            <w:sz w:val="22"/>
            <w:szCs w:val="22"/>
          </w:rPr>
          <w:fldChar w:fldCharType="end"/>
        </w:r>
      </w:ins>
    </w:p>
    <w:p w14:paraId="08AA5944" w14:textId="77777777" w:rsidR="00B23922" w:rsidRDefault="00B23922" w:rsidP="00B23922">
      <w:pPr>
        <w:pStyle w:val="NormalWeb"/>
        <w:spacing w:before="0" w:beforeAutospacing="0" w:after="0" w:afterAutospacing="0"/>
        <w:rPr>
          <w:ins w:id="1088" w:author="Danni Liu" w:date="2020-09-03T13:13:00Z"/>
          <w:rFonts w:ascii="Calibri" w:hAnsi="Calibri" w:cs="Calibri"/>
          <w:sz w:val="22"/>
          <w:szCs w:val="22"/>
        </w:rPr>
      </w:pPr>
      <w:ins w:id="1089" w:author="Danni Liu" w:date="2020-09-03T13:13:00Z">
        <w:r>
          <w:rPr>
            <w:rFonts w:ascii="Calibri" w:hAnsi="Calibri" w:cs="Calibri"/>
            <w:sz w:val="22"/>
            <w:szCs w:val="22"/>
          </w:rPr>
          <w:t>----Following this tutorial:</w:t>
        </w:r>
      </w:ins>
    </w:p>
    <w:p w14:paraId="0A2F28EC" w14:textId="77777777" w:rsidR="00B23922" w:rsidRDefault="00B23922" w:rsidP="00B23922">
      <w:pPr>
        <w:pStyle w:val="NormalWeb"/>
        <w:spacing w:before="0" w:beforeAutospacing="0" w:after="0" w:afterAutospacing="0"/>
        <w:rPr>
          <w:ins w:id="1090" w:author="Danni Liu" w:date="2020-09-03T13:13:00Z"/>
          <w:rFonts w:ascii="Calibri" w:hAnsi="Calibri" w:cs="Calibri"/>
          <w:sz w:val="22"/>
          <w:szCs w:val="22"/>
        </w:rPr>
      </w:pPr>
      <w:ins w:id="1091" w:author="Danni Liu" w:date="2020-09-03T13:13:00Z">
        <w:r>
          <w:rPr>
            <w:rFonts w:ascii="Calibri" w:hAnsi="Calibri" w:cs="Calibri"/>
            <w:sz w:val="22"/>
            <w:szCs w:val="22"/>
          </w:rPr>
          <w:fldChar w:fldCharType="begin"/>
        </w:r>
        <w:r>
          <w:rPr>
            <w:rFonts w:ascii="Calibri" w:hAnsi="Calibri" w:cs="Calibri"/>
            <w:sz w:val="22"/>
            <w:szCs w:val="22"/>
          </w:rPr>
          <w:instrText xml:space="preserve"> HYPERLINK "https://reactjs.org/tutorial/tutorial.html" </w:instrText>
        </w:r>
        <w:r>
          <w:rPr>
            <w:rFonts w:ascii="Calibri" w:hAnsi="Calibri" w:cs="Calibri"/>
            <w:sz w:val="22"/>
            <w:szCs w:val="22"/>
          </w:rPr>
          <w:fldChar w:fldCharType="separate"/>
        </w:r>
        <w:r>
          <w:rPr>
            <w:rStyle w:val="Hyperlink"/>
            <w:rFonts w:ascii="Calibri" w:hAnsi="Calibri" w:cs="Calibri"/>
            <w:sz w:val="22"/>
            <w:szCs w:val="22"/>
          </w:rPr>
          <w:t>https://reactjs.org/tutorial/tutorial.html</w:t>
        </w:r>
        <w:r>
          <w:rPr>
            <w:rFonts w:ascii="Calibri" w:hAnsi="Calibri" w:cs="Calibri"/>
            <w:sz w:val="22"/>
            <w:szCs w:val="22"/>
          </w:rPr>
          <w:fldChar w:fldCharType="end"/>
        </w:r>
      </w:ins>
    </w:p>
    <w:p w14:paraId="4E41A772" w14:textId="77777777" w:rsidR="00B23922" w:rsidRDefault="00B23922" w:rsidP="00B23922">
      <w:pPr>
        <w:pStyle w:val="NormalWeb"/>
        <w:spacing w:before="0" w:beforeAutospacing="0" w:after="0" w:afterAutospacing="0"/>
        <w:rPr>
          <w:ins w:id="1092" w:author="Danni Liu" w:date="2020-09-03T13:13:00Z"/>
          <w:rFonts w:ascii="Calibri" w:hAnsi="Calibri" w:cs="Calibri"/>
          <w:sz w:val="22"/>
          <w:szCs w:val="22"/>
        </w:rPr>
      </w:pPr>
      <w:ins w:id="1093" w:author="Danni Liu" w:date="2020-09-03T13:13:00Z">
        <w:r>
          <w:rPr>
            <w:rFonts w:ascii="Calibri" w:hAnsi="Calibri" w:cs="Calibri"/>
            <w:sz w:val="22"/>
            <w:szCs w:val="22"/>
          </w:rPr>
          <w:t> </w:t>
        </w:r>
      </w:ins>
    </w:p>
    <w:p w14:paraId="47C1A5B8" w14:textId="77777777" w:rsidR="00B23922" w:rsidRDefault="00B23922" w:rsidP="00B23922">
      <w:pPr>
        <w:pStyle w:val="NormalWeb"/>
        <w:spacing w:before="0" w:beforeAutospacing="0" w:after="0" w:afterAutospacing="0"/>
        <w:rPr>
          <w:ins w:id="1094" w:author="Danni Liu" w:date="2020-09-03T13:13:00Z"/>
          <w:rFonts w:ascii="Calibri" w:hAnsi="Calibri" w:cs="Calibri"/>
          <w:sz w:val="22"/>
          <w:szCs w:val="22"/>
        </w:rPr>
      </w:pPr>
      <w:ins w:id="1095" w:author="Danni Liu" w:date="2020-09-03T13:13:00Z">
        <w:r>
          <w:rPr>
            <w:rFonts w:ascii="Calibri" w:hAnsi="Calibri" w:cs="Calibri"/>
            <w:sz w:val="22"/>
            <w:szCs w:val="22"/>
          </w:rPr>
          <w:t>Getting error:</w:t>
        </w:r>
      </w:ins>
    </w:p>
    <w:p w14:paraId="6AFF4D7F" w14:textId="77777777" w:rsidR="00B23922" w:rsidRDefault="00B23922" w:rsidP="00B23922">
      <w:pPr>
        <w:pStyle w:val="NormalWeb"/>
        <w:spacing w:before="0" w:beforeAutospacing="0" w:after="0" w:afterAutospacing="0"/>
        <w:rPr>
          <w:ins w:id="1096" w:author="Danni Liu" w:date="2020-09-03T13:13:00Z"/>
          <w:rFonts w:ascii="Calibri" w:hAnsi="Calibri" w:cs="Calibri"/>
          <w:sz w:val="22"/>
          <w:szCs w:val="22"/>
        </w:rPr>
      </w:pPr>
      <w:ins w:id="1097" w:author="Danni Liu" w:date="2020-09-03T13:13:00Z">
        <w:r>
          <w:rPr>
            <w:rFonts w:ascii="Calibri" w:hAnsi="Calibri" w:cs="Calibri"/>
            <w:sz w:val="22"/>
            <w:szCs w:val="22"/>
          </w:rPr>
          <w:t>×</w:t>
        </w:r>
        <w:proofErr w:type="spellStart"/>
        <w:r>
          <w:rPr>
            <w:rFonts w:ascii="Calibri" w:hAnsi="Calibri" w:cs="Calibri"/>
            <w:sz w:val="22"/>
            <w:szCs w:val="22"/>
          </w:rPr>
          <w:t>ReferenceError</w:t>
        </w:r>
        <w:proofErr w:type="spellEnd"/>
        <w:r>
          <w:rPr>
            <w:rFonts w:ascii="Calibri" w:hAnsi="Calibri" w:cs="Calibri"/>
            <w:sz w:val="22"/>
            <w:szCs w:val="22"/>
          </w:rPr>
          <w:t>: 'React' is undefined</w:t>
        </w:r>
      </w:ins>
    </w:p>
    <w:p w14:paraId="5F4CF02E" w14:textId="77777777" w:rsidR="00B23922" w:rsidRDefault="00B23922" w:rsidP="00B23922">
      <w:pPr>
        <w:pStyle w:val="NormalWeb"/>
        <w:spacing w:before="0" w:beforeAutospacing="0" w:after="0" w:afterAutospacing="0"/>
        <w:rPr>
          <w:ins w:id="1098" w:author="Danni Liu" w:date="2020-09-03T13:13:00Z"/>
          <w:rFonts w:ascii="Calibri" w:hAnsi="Calibri" w:cs="Calibri"/>
          <w:sz w:val="22"/>
          <w:szCs w:val="22"/>
        </w:rPr>
      </w:pPr>
      <w:ins w:id="1099" w:author="Danni Liu" w:date="2020-09-03T13:13:00Z">
        <w:r>
          <w:rPr>
            <w:rFonts w:ascii="Calibri" w:hAnsi="Calibri" w:cs="Calibri"/>
            <w:sz w:val="22"/>
            <w:szCs w:val="22"/>
          </w:rPr>
          <w:t> </w:t>
        </w:r>
      </w:ins>
    </w:p>
    <w:p w14:paraId="25A6F60B" w14:textId="77777777" w:rsidR="00B23922" w:rsidRDefault="00B23922" w:rsidP="00B23922">
      <w:pPr>
        <w:pStyle w:val="NormalWeb"/>
        <w:spacing w:before="0" w:beforeAutospacing="0" w:after="0" w:afterAutospacing="0"/>
        <w:rPr>
          <w:ins w:id="1100" w:author="Danni Liu" w:date="2020-09-03T13:13:00Z"/>
          <w:rFonts w:ascii="Calibri" w:hAnsi="Calibri" w:cs="Calibri"/>
          <w:sz w:val="22"/>
          <w:szCs w:val="22"/>
        </w:rPr>
      </w:pPr>
      <w:ins w:id="1101" w:author="Danni Liu" w:date="2020-09-03T13:13:00Z">
        <w:r>
          <w:rPr>
            <w:rFonts w:ascii="Calibri" w:hAnsi="Calibri" w:cs="Calibri"/>
            <w:sz w:val="22"/>
            <w:szCs w:val="22"/>
          </w:rPr>
          <w:t xml:space="preserve">Generate a new </w:t>
        </w:r>
        <w:proofErr w:type="spellStart"/>
        <w:r>
          <w:rPr>
            <w:rFonts w:ascii="Calibri" w:hAnsi="Calibri" w:cs="Calibri"/>
            <w:sz w:val="22"/>
            <w:szCs w:val="22"/>
          </w:rPr>
          <w:t>demoproject</w:t>
        </w:r>
        <w:proofErr w:type="spellEnd"/>
        <w:r>
          <w:rPr>
            <w:rFonts w:ascii="Calibri" w:hAnsi="Calibri" w:cs="Calibri"/>
            <w:sz w:val="22"/>
            <w:szCs w:val="22"/>
          </w:rPr>
          <w:t xml:space="preserve"> to compare</w:t>
        </w:r>
      </w:ins>
    </w:p>
    <w:p w14:paraId="1139DBF7" w14:textId="77777777" w:rsidR="00B23922" w:rsidRDefault="00B23922" w:rsidP="00B23922">
      <w:pPr>
        <w:pStyle w:val="NormalWeb"/>
        <w:spacing w:before="0" w:beforeAutospacing="0" w:after="0" w:afterAutospacing="0"/>
        <w:rPr>
          <w:ins w:id="1102" w:author="Danni Liu" w:date="2020-09-03T13:13:00Z"/>
          <w:rFonts w:ascii="Calibri" w:hAnsi="Calibri" w:cs="Calibri"/>
          <w:sz w:val="22"/>
          <w:szCs w:val="22"/>
        </w:rPr>
      </w:pPr>
      <w:ins w:id="1103" w:author="Danni Liu" w:date="2020-09-03T13:13:00Z">
        <w:r>
          <w:rPr>
            <w:rFonts w:ascii="Calibri" w:hAnsi="Calibri" w:cs="Calibri"/>
            <w:sz w:val="22"/>
            <w:szCs w:val="22"/>
          </w:rPr>
          <w:t> </w:t>
        </w:r>
      </w:ins>
    </w:p>
    <w:p w14:paraId="73B84FA5" w14:textId="77777777" w:rsidR="00B23922" w:rsidRDefault="00B23922" w:rsidP="00B23922">
      <w:pPr>
        <w:pStyle w:val="NormalWeb"/>
        <w:spacing w:before="0" w:beforeAutospacing="0" w:after="0" w:afterAutospacing="0"/>
        <w:rPr>
          <w:ins w:id="1104" w:author="Danni Liu" w:date="2020-09-03T13:13:00Z"/>
          <w:rFonts w:ascii="Calibri" w:hAnsi="Calibri" w:cs="Calibri"/>
          <w:sz w:val="22"/>
          <w:szCs w:val="22"/>
        </w:rPr>
      </w:pPr>
      <w:ins w:id="1105" w:author="Danni Liu" w:date="2020-09-03T13:13:00Z">
        <w:r>
          <w:rPr>
            <w:rFonts w:ascii="Calibri" w:hAnsi="Calibri" w:cs="Calibri"/>
            <w:sz w:val="22"/>
            <w:szCs w:val="22"/>
          </w:rPr>
          <w:t>------------------------------------------------Tutorial:</w:t>
        </w:r>
      </w:ins>
    </w:p>
    <w:p w14:paraId="00D460A3" w14:textId="77777777" w:rsidR="00B23922" w:rsidRDefault="00B23922" w:rsidP="00B23922">
      <w:pPr>
        <w:pStyle w:val="NormalWeb"/>
        <w:spacing w:before="0" w:beforeAutospacing="0" w:after="0" w:afterAutospacing="0"/>
        <w:rPr>
          <w:ins w:id="1106" w:author="Danni Liu" w:date="2020-09-03T13:13:00Z"/>
          <w:rFonts w:ascii="Calibri" w:hAnsi="Calibri" w:cs="Calibri"/>
          <w:sz w:val="22"/>
          <w:szCs w:val="22"/>
        </w:rPr>
      </w:pPr>
      <w:ins w:id="1107" w:author="Danni Liu" w:date="2020-09-03T13:13:00Z">
        <w:r>
          <w:rPr>
            <w:rFonts w:ascii="Calibri" w:hAnsi="Calibri" w:cs="Calibri"/>
            <w:sz w:val="22"/>
            <w:szCs w:val="22"/>
          </w:rPr>
          <w:lastRenderedPageBreak/>
          <w:t xml:space="preserve">**Official: </w:t>
        </w:r>
        <w:r>
          <w:rPr>
            <w:rFonts w:ascii="Calibri" w:hAnsi="Calibri" w:cs="Calibri"/>
            <w:sz w:val="22"/>
            <w:szCs w:val="22"/>
          </w:rPr>
          <w:fldChar w:fldCharType="begin"/>
        </w:r>
        <w:r>
          <w:rPr>
            <w:rFonts w:ascii="Calibri" w:hAnsi="Calibri" w:cs="Calibri"/>
            <w:sz w:val="22"/>
            <w:szCs w:val="22"/>
          </w:rPr>
          <w:instrText xml:space="preserve"> HYPERLINK "https://reactjs.org" </w:instrText>
        </w:r>
        <w:r>
          <w:rPr>
            <w:rFonts w:ascii="Calibri" w:hAnsi="Calibri" w:cs="Calibri"/>
            <w:sz w:val="22"/>
            <w:szCs w:val="22"/>
          </w:rPr>
          <w:fldChar w:fldCharType="separate"/>
        </w:r>
        <w:r>
          <w:rPr>
            <w:rStyle w:val="Hyperlink"/>
            <w:rFonts w:ascii="Calibri" w:hAnsi="Calibri" w:cs="Calibri"/>
            <w:sz w:val="22"/>
            <w:szCs w:val="22"/>
          </w:rPr>
          <w:t>https://reactjs.org</w:t>
        </w:r>
        <w:r>
          <w:rPr>
            <w:rFonts w:ascii="Calibri" w:hAnsi="Calibri" w:cs="Calibri"/>
            <w:sz w:val="22"/>
            <w:szCs w:val="22"/>
          </w:rPr>
          <w:fldChar w:fldCharType="end"/>
        </w:r>
      </w:ins>
    </w:p>
    <w:p w14:paraId="6E8BEBB5" w14:textId="77777777" w:rsidR="00B23922" w:rsidRDefault="00B23922" w:rsidP="00B23922">
      <w:pPr>
        <w:pStyle w:val="NormalWeb"/>
        <w:spacing w:before="0" w:beforeAutospacing="0" w:after="0" w:afterAutospacing="0"/>
        <w:rPr>
          <w:ins w:id="1108" w:author="Danni Liu" w:date="2020-09-03T13:13:00Z"/>
          <w:rFonts w:ascii="Calibri" w:hAnsi="Calibri" w:cs="Calibri"/>
          <w:sz w:val="22"/>
          <w:szCs w:val="22"/>
        </w:rPr>
      </w:pPr>
      <w:ins w:id="1109" w:author="Danni Liu" w:date="2020-09-03T13:13:00Z">
        <w:r>
          <w:rPr>
            <w:rFonts w:ascii="Calibri" w:hAnsi="Calibri" w:cs="Calibri"/>
            <w:sz w:val="22"/>
            <w:szCs w:val="22"/>
          </w:rPr>
          <w:t>**Recommended tutorials (5</w:t>
        </w:r>
        <w:proofErr w:type="gramStart"/>
        <w:r>
          <w:rPr>
            <w:rFonts w:ascii="Calibri" w:hAnsi="Calibri" w:cs="Calibri"/>
            <w:sz w:val="22"/>
            <w:szCs w:val="22"/>
          </w:rPr>
          <w:t>):https://www.javascriptstuff.com/getting-started-tutorials/</w:t>
        </w:r>
        <w:proofErr w:type="gramEnd"/>
      </w:ins>
    </w:p>
    <w:p w14:paraId="08DE7C30" w14:textId="77777777" w:rsidR="00B23922" w:rsidRDefault="00B23922" w:rsidP="00B23922">
      <w:pPr>
        <w:pStyle w:val="NormalWeb"/>
        <w:spacing w:before="0" w:beforeAutospacing="0" w:after="0" w:afterAutospacing="0"/>
        <w:rPr>
          <w:ins w:id="1110" w:author="Danni Liu" w:date="2020-09-03T13:13:00Z"/>
          <w:rFonts w:ascii="Calibri" w:hAnsi="Calibri" w:cs="Calibri"/>
          <w:sz w:val="22"/>
          <w:szCs w:val="22"/>
        </w:rPr>
      </w:pPr>
      <w:ins w:id="1111" w:author="Danni Liu" w:date="2020-09-03T13:13:00Z">
        <w:r>
          <w:rPr>
            <w:rFonts w:ascii="Calibri" w:hAnsi="Calibri" w:cs="Calibri"/>
            <w:sz w:val="22"/>
            <w:szCs w:val="22"/>
          </w:rPr>
          <w:t xml:space="preserve">**Recommended tutorials: </w:t>
        </w:r>
        <w:r>
          <w:rPr>
            <w:rFonts w:ascii="Calibri" w:hAnsi="Calibri" w:cs="Calibri"/>
            <w:sz w:val="22"/>
            <w:szCs w:val="22"/>
          </w:rPr>
          <w:fldChar w:fldCharType="begin"/>
        </w:r>
        <w:r>
          <w:rPr>
            <w:rFonts w:ascii="Calibri" w:hAnsi="Calibri" w:cs="Calibri"/>
            <w:sz w:val="22"/>
            <w:szCs w:val="22"/>
          </w:rPr>
          <w:instrText xml:space="preserve"> HYPERLINK "https://hackr.io/tutorials/learn-react" </w:instrText>
        </w:r>
        <w:r>
          <w:rPr>
            <w:rFonts w:ascii="Calibri" w:hAnsi="Calibri" w:cs="Calibri"/>
            <w:sz w:val="22"/>
            <w:szCs w:val="22"/>
          </w:rPr>
          <w:fldChar w:fldCharType="separate"/>
        </w:r>
        <w:r>
          <w:rPr>
            <w:rStyle w:val="Hyperlink"/>
            <w:rFonts w:ascii="Calibri" w:hAnsi="Calibri" w:cs="Calibri"/>
            <w:sz w:val="22"/>
            <w:szCs w:val="22"/>
          </w:rPr>
          <w:t>https://hackr.io/tutorials/learn-react</w:t>
        </w:r>
        <w:r>
          <w:rPr>
            <w:rFonts w:ascii="Calibri" w:hAnsi="Calibri" w:cs="Calibri"/>
            <w:sz w:val="22"/>
            <w:szCs w:val="22"/>
          </w:rPr>
          <w:fldChar w:fldCharType="end"/>
        </w:r>
      </w:ins>
    </w:p>
    <w:p w14:paraId="5A4EFF00" w14:textId="77777777" w:rsidR="00B23922" w:rsidRDefault="00B23922" w:rsidP="00B23922">
      <w:pPr>
        <w:pStyle w:val="NormalWeb"/>
        <w:spacing w:before="0" w:beforeAutospacing="0" w:after="0" w:afterAutospacing="0"/>
        <w:rPr>
          <w:ins w:id="1112" w:author="Danni Liu" w:date="2020-09-03T13:13:00Z"/>
          <w:rFonts w:ascii="Calibri" w:hAnsi="Calibri" w:cs="Calibri"/>
          <w:sz w:val="22"/>
          <w:szCs w:val="22"/>
        </w:rPr>
      </w:pPr>
      <w:ins w:id="1113" w:author="Danni Liu" w:date="2020-09-03T13:13:00Z">
        <w:r>
          <w:rPr>
            <w:rFonts w:ascii="Calibri" w:hAnsi="Calibri" w:cs="Calibri"/>
            <w:sz w:val="22"/>
            <w:szCs w:val="22"/>
          </w:rPr>
          <w:t>**https://medium.mybridge.co/learn-react-js-from-top-45-tutorials-for-the-past-year-v-2018-28b7f4d4b2c4</w:t>
        </w:r>
      </w:ins>
    </w:p>
    <w:p w14:paraId="23997A5E" w14:textId="77777777" w:rsidR="00B23922" w:rsidRDefault="00B23922" w:rsidP="00B23922">
      <w:pPr>
        <w:pStyle w:val="NormalWeb"/>
        <w:spacing w:before="0" w:beforeAutospacing="0" w:after="0" w:afterAutospacing="0"/>
        <w:rPr>
          <w:ins w:id="1114" w:author="Danni Liu" w:date="2020-09-03T13:13:00Z"/>
          <w:rFonts w:ascii="Calibri" w:hAnsi="Calibri" w:cs="Calibri"/>
          <w:sz w:val="22"/>
          <w:szCs w:val="22"/>
        </w:rPr>
      </w:pPr>
      <w:ins w:id="1115" w:author="Danni Liu" w:date="2020-09-03T13:13:00Z">
        <w:r>
          <w:rPr>
            <w:rFonts w:ascii="Calibri" w:hAnsi="Calibri" w:cs="Calibri"/>
            <w:sz w:val="22"/>
            <w:szCs w:val="22"/>
          </w:rPr>
          <w:t xml:space="preserve">**Recommended: </w:t>
        </w:r>
        <w:r>
          <w:rPr>
            <w:rFonts w:ascii="Calibri" w:hAnsi="Calibri" w:cs="Calibri"/>
            <w:sz w:val="22"/>
            <w:szCs w:val="22"/>
          </w:rPr>
          <w:fldChar w:fldCharType="begin"/>
        </w:r>
        <w:r>
          <w:rPr>
            <w:rFonts w:ascii="Calibri" w:hAnsi="Calibri" w:cs="Calibri"/>
            <w:sz w:val="22"/>
            <w:szCs w:val="22"/>
          </w:rPr>
          <w:instrText xml:space="preserve"> HYPERLINK "https://hackr.io/tutorials/learn-react" </w:instrText>
        </w:r>
        <w:r>
          <w:rPr>
            <w:rFonts w:ascii="Calibri" w:hAnsi="Calibri" w:cs="Calibri"/>
            <w:sz w:val="22"/>
            <w:szCs w:val="22"/>
          </w:rPr>
          <w:fldChar w:fldCharType="separate"/>
        </w:r>
        <w:r>
          <w:rPr>
            <w:rStyle w:val="Hyperlink"/>
            <w:rFonts w:ascii="Calibri" w:hAnsi="Calibri" w:cs="Calibri"/>
            <w:sz w:val="22"/>
            <w:szCs w:val="22"/>
          </w:rPr>
          <w:t>https://hackr.io/tutorials/learn-react</w:t>
        </w:r>
        <w:r>
          <w:rPr>
            <w:rFonts w:ascii="Calibri" w:hAnsi="Calibri" w:cs="Calibri"/>
            <w:sz w:val="22"/>
            <w:szCs w:val="22"/>
          </w:rPr>
          <w:fldChar w:fldCharType="end"/>
        </w:r>
      </w:ins>
    </w:p>
    <w:p w14:paraId="51F83A0B" w14:textId="77777777" w:rsidR="00B23922" w:rsidRDefault="00B23922" w:rsidP="00B23922">
      <w:pPr>
        <w:pStyle w:val="NormalWeb"/>
        <w:spacing w:before="0" w:beforeAutospacing="0" w:after="0" w:afterAutospacing="0"/>
        <w:rPr>
          <w:ins w:id="1116" w:author="Danni Liu" w:date="2020-09-03T13:13:00Z"/>
          <w:rFonts w:ascii="Calibri" w:hAnsi="Calibri" w:cs="Calibri"/>
          <w:sz w:val="22"/>
          <w:szCs w:val="22"/>
        </w:rPr>
      </w:pPr>
      <w:ins w:id="1117" w:author="Danni Liu" w:date="2020-09-03T13:13:00Z">
        <w:r>
          <w:rPr>
            <w:rFonts w:ascii="Calibri" w:hAnsi="Calibri" w:cs="Calibri"/>
            <w:sz w:val="22"/>
            <w:szCs w:val="22"/>
          </w:rPr>
          <w:t> </w:t>
        </w:r>
      </w:ins>
    </w:p>
    <w:p w14:paraId="3AD7A64B" w14:textId="77777777" w:rsidR="00B23922" w:rsidRDefault="00B23922" w:rsidP="00B23922">
      <w:pPr>
        <w:pStyle w:val="NormalWeb"/>
        <w:spacing w:before="0" w:beforeAutospacing="0" w:after="0" w:afterAutospacing="0"/>
        <w:rPr>
          <w:ins w:id="1118" w:author="Danni Liu" w:date="2020-09-03T13:13:00Z"/>
          <w:rFonts w:ascii="Calibri" w:hAnsi="Calibri" w:cs="Calibri"/>
          <w:sz w:val="22"/>
          <w:szCs w:val="22"/>
        </w:rPr>
      </w:pPr>
      <w:ins w:id="1119" w:author="Danni Liu" w:date="2020-09-03T13:13:00Z">
        <w:r>
          <w:rPr>
            <w:rFonts w:ascii="Calibri" w:hAnsi="Calibri" w:cs="Calibri"/>
            <w:sz w:val="22"/>
            <w:szCs w:val="22"/>
          </w:rPr>
          <w:t> </w:t>
        </w:r>
      </w:ins>
    </w:p>
    <w:p w14:paraId="7E134D1B" w14:textId="77777777" w:rsidR="00B23922" w:rsidRDefault="00B23922" w:rsidP="00B23922">
      <w:pPr>
        <w:pStyle w:val="NormalWeb"/>
        <w:spacing w:before="0" w:beforeAutospacing="0" w:after="0" w:afterAutospacing="0"/>
        <w:rPr>
          <w:ins w:id="1120" w:author="Danni Liu" w:date="2020-09-03T13:13:00Z"/>
          <w:rFonts w:ascii="Calibri" w:hAnsi="Calibri" w:cs="Calibri"/>
          <w:sz w:val="22"/>
          <w:szCs w:val="22"/>
        </w:rPr>
      </w:pPr>
      <w:ins w:id="1121" w:author="Danni Liu" w:date="2020-09-03T13:13:00Z">
        <w:r>
          <w:rPr>
            <w:rFonts w:ascii="Calibri" w:hAnsi="Calibri" w:cs="Calibri"/>
            <w:sz w:val="22"/>
            <w:szCs w:val="22"/>
          </w:rPr>
          <w:t> </w:t>
        </w:r>
      </w:ins>
    </w:p>
    <w:p w14:paraId="4581F80C" w14:textId="77777777" w:rsidR="00B23922" w:rsidRDefault="00B23922" w:rsidP="00B23922">
      <w:pPr>
        <w:pStyle w:val="NormalWeb"/>
        <w:spacing w:before="0" w:beforeAutospacing="0" w:after="0" w:afterAutospacing="0"/>
        <w:rPr>
          <w:ins w:id="1122" w:author="Danni Liu" w:date="2020-09-03T13:13:00Z"/>
          <w:rFonts w:ascii="Calibri" w:hAnsi="Calibri" w:cs="Calibri"/>
          <w:sz w:val="22"/>
          <w:szCs w:val="22"/>
        </w:rPr>
      </w:pPr>
      <w:ins w:id="1123" w:author="Danni Liu" w:date="2020-09-03T13:13:00Z">
        <w:r>
          <w:rPr>
            <w:rFonts w:ascii="Calibri" w:hAnsi="Calibri" w:cs="Calibri"/>
            <w:sz w:val="22"/>
            <w:szCs w:val="22"/>
          </w:rPr>
          <w:t> </w:t>
        </w:r>
      </w:ins>
    </w:p>
    <w:p w14:paraId="2615CC49" w14:textId="77777777" w:rsidR="00B23922" w:rsidRDefault="00B23922" w:rsidP="00B23922">
      <w:pPr>
        <w:pStyle w:val="NormalWeb"/>
        <w:spacing w:before="0" w:beforeAutospacing="0" w:after="0" w:afterAutospacing="0"/>
        <w:rPr>
          <w:ins w:id="1124" w:author="Danni Liu" w:date="2020-09-03T13:13:00Z"/>
          <w:rFonts w:ascii="Calibri" w:hAnsi="Calibri" w:cs="Calibri"/>
          <w:color w:val="0070C0"/>
          <w:sz w:val="40"/>
          <w:szCs w:val="40"/>
        </w:rPr>
      </w:pPr>
      <w:ins w:id="1125" w:author="Danni Liu" w:date="2020-09-03T13:13:00Z">
        <w:r>
          <w:rPr>
            <w:rFonts w:ascii="Calibri" w:hAnsi="Calibri" w:cs="Calibri"/>
            <w:color w:val="0070C0"/>
            <w:sz w:val="40"/>
            <w:szCs w:val="40"/>
          </w:rPr>
          <w:t>------------------------------------React:</w:t>
        </w:r>
      </w:ins>
    </w:p>
    <w:p w14:paraId="2D4AE3E3" w14:textId="77777777" w:rsidR="00B23922" w:rsidRDefault="00B23922" w:rsidP="00B23922">
      <w:pPr>
        <w:pStyle w:val="NormalWeb"/>
        <w:spacing w:before="0" w:beforeAutospacing="0" w:after="0" w:afterAutospacing="0"/>
        <w:rPr>
          <w:ins w:id="1126" w:author="Danni Liu" w:date="2020-09-03T13:13:00Z"/>
          <w:rFonts w:ascii="Calibri" w:hAnsi="Calibri" w:cs="Calibri"/>
          <w:sz w:val="22"/>
          <w:szCs w:val="22"/>
        </w:rPr>
      </w:pPr>
      <w:ins w:id="1127" w:author="Danni Liu" w:date="2020-09-03T13:13:00Z">
        <w:r>
          <w:rPr>
            <w:rFonts w:ascii="Calibri" w:hAnsi="Calibri" w:cs="Calibri"/>
            <w:sz w:val="22"/>
            <w:szCs w:val="22"/>
          </w:rPr>
          <w:t> </w:t>
        </w:r>
      </w:ins>
    </w:p>
    <w:p w14:paraId="2D154D5D" w14:textId="77777777" w:rsidR="00B23922" w:rsidRDefault="00B23922" w:rsidP="00B23922">
      <w:pPr>
        <w:pStyle w:val="NormalWeb"/>
        <w:spacing w:before="0" w:beforeAutospacing="0" w:after="0" w:afterAutospacing="0"/>
        <w:rPr>
          <w:ins w:id="1128" w:author="Danni Liu" w:date="2020-09-03T13:13:00Z"/>
          <w:rFonts w:ascii="Calibri" w:hAnsi="Calibri" w:cs="Calibri"/>
          <w:sz w:val="22"/>
          <w:szCs w:val="22"/>
        </w:rPr>
      </w:pPr>
      <w:ins w:id="1129" w:author="Danni Liu" w:date="2020-09-03T13:13:00Z">
        <w:r>
          <w:rPr>
            <w:rFonts w:ascii="Calibri" w:hAnsi="Calibri" w:cs="Calibri"/>
            <w:sz w:val="22"/>
            <w:szCs w:val="22"/>
          </w:rPr>
          <w:t>-------------------------------------------------Templates:</w:t>
        </w:r>
      </w:ins>
    </w:p>
    <w:p w14:paraId="2545B0B8" w14:textId="77777777" w:rsidR="00B23922" w:rsidRDefault="00B23922" w:rsidP="00B23922">
      <w:pPr>
        <w:pStyle w:val="NormalWeb"/>
        <w:spacing w:before="0" w:beforeAutospacing="0" w:after="0" w:afterAutospacing="0"/>
        <w:rPr>
          <w:ins w:id="1130" w:author="Danni Liu" w:date="2020-09-03T13:13:00Z"/>
          <w:rFonts w:ascii="Calibri" w:hAnsi="Calibri" w:cs="Calibri"/>
          <w:sz w:val="22"/>
          <w:szCs w:val="22"/>
        </w:rPr>
      </w:pPr>
      <w:ins w:id="1131" w:author="Danni Liu" w:date="2020-09-03T13:13:00Z">
        <w:r>
          <w:rPr>
            <w:rFonts w:ascii="Calibri" w:hAnsi="Calibri" w:cs="Calibri"/>
            <w:sz w:val="22"/>
            <w:szCs w:val="22"/>
          </w:rPr>
          <w:t>**https://startreact.com/</w:t>
        </w:r>
      </w:ins>
    </w:p>
    <w:p w14:paraId="7D9944B4" w14:textId="77777777" w:rsidR="00B23922" w:rsidRDefault="00B23922" w:rsidP="00B23922">
      <w:pPr>
        <w:pStyle w:val="NormalWeb"/>
        <w:spacing w:before="0" w:beforeAutospacing="0" w:after="0" w:afterAutospacing="0"/>
        <w:rPr>
          <w:ins w:id="1132" w:author="Danni Liu" w:date="2020-09-03T13:13:00Z"/>
          <w:rFonts w:ascii="Calibri" w:hAnsi="Calibri" w:cs="Calibri"/>
          <w:sz w:val="22"/>
          <w:szCs w:val="22"/>
        </w:rPr>
      </w:pPr>
      <w:ins w:id="1133" w:author="Danni Liu" w:date="2020-09-03T13:13:00Z">
        <w:r>
          <w:rPr>
            <w:rFonts w:ascii="Calibri" w:hAnsi="Calibri" w:cs="Calibri"/>
            <w:sz w:val="22"/>
            <w:szCs w:val="22"/>
          </w:rPr>
          <w:t>**https://coreui.io/react/</w:t>
        </w:r>
      </w:ins>
    </w:p>
    <w:p w14:paraId="7BEDA0A1" w14:textId="77777777" w:rsidR="00B23922" w:rsidRDefault="00B23922" w:rsidP="00B23922">
      <w:pPr>
        <w:pStyle w:val="NormalWeb"/>
        <w:spacing w:before="0" w:beforeAutospacing="0" w:after="0" w:afterAutospacing="0"/>
        <w:rPr>
          <w:ins w:id="1134" w:author="Danni Liu" w:date="2020-09-03T13:13:00Z"/>
          <w:rFonts w:ascii="Calibri" w:hAnsi="Calibri" w:cs="Calibri"/>
          <w:sz w:val="22"/>
          <w:szCs w:val="22"/>
        </w:rPr>
      </w:pPr>
      <w:ins w:id="1135" w:author="Danni Liu" w:date="2020-09-03T13:13:00Z">
        <w:r>
          <w:rPr>
            <w:rFonts w:ascii="Calibri" w:hAnsi="Calibri" w:cs="Calibri"/>
            <w:sz w:val="22"/>
            <w:szCs w:val="22"/>
          </w:rPr>
          <w:t>**https://themeforest.net/tags/react</w:t>
        </w:r>
      </w:ins>
    </w:p>
    <w:p w14:paraId="66382869" w14:textId="77777777" w:rsidR="00B23922" w:rsidRDefault="00B23922" w:rsidP="00B23922">
      <w:pPr>
        <w:pStyle w:val="NormalWeb"/>
        <w:spacing w:before="0" w:beforeAutospacing="0" w:after="0" w:afterAutospacing="0"/>
        <w:rPr>
          <w:ins w:id="1136" w:author="Danni Liu" w:date="2020-09-03T13:13:00Z"/>
          <w:rFonts w:ascii="Calibri" w:hAnsi="Calibri" w:cs="Calibri"/>
          <w:sz w:val="22"/>
          <w:szCs w:val="22"/>
        </w:rPr>
      </w:pPr>
      <w:ins w:id="1137" w:author="Danni Liu" w:date="2020-09-03T13:13:00Z">
        <w:r>
          <w:rPr>
            <w:rFonts w:ascii="Calibri" w:hAnsi="Calibri" w:cs="Calibri"/>
            <w:sz w:val="22"/>
            <w:szCs w:val="22"/>
          </w:rPr>
          <w:t> </w:t>
        </w:r>
      </w:ins>
    </w:p>
    <w:p w14:paraId="137341F4" w14:textId="77777777" w:rsidR="00B23922" w:rsidRDefault="00B23922" w:rsidP="00B23922">
      <w:pPr>
        <w:pStyle w:val="NormalWeb"/>
        <w:spacing w:before="0" w:beforeAutospacing="0" w:after="0" w:afterAutospacing="0"/>
        <w:rPr>
          <w:ins w:id="1138" w:author="Danni Liu" w:date="2020-09-03T13:13:00Z"/>
          <w:rFonts w:ascii="Calibri" w:hAnsi="Calibri" w:cs="Calibri"/>
          <w:sz w:val="22"/>
          <w:szCs w:val="22"/>
        </w:rPr>
      </w:pPr>
      <w:ins w:id="1139" w:author="Danni Liu" w:date="2020-09-03T13:13:00Z">
        <w:r>
          <w:rPr>
            <w:rFonts w:ascii="Calibri" w:hAnsi="Calibri" w:cs="Calibri"/>
            <w:sz w:val="22"/>
            <w:szCs w:val="22"/>
          </w:rPr>
          <w:t>--------------------------------------------------React Dev tools:</w:t>
        </w:r>
      </w:ins>
    </w:p>
    <w:p w14:paraId="47B5E024" w14:textId="77777777" w:rsidR="00B23922" w:rsidRDefault="00B23922" w:rsidP="00B23922">
      <w:pPr>
        <w:pStyle w:val="NormalWeb"/>
        <w:spacing w:before="0" w:beforeAutospacing="0" w:after="0" w:afterAutospacing="0"/>
        <w:rPr>
          <w:ins w:id="1140" w:author="Danni Liu" w:date="2020-09-03T13:13:00Z"/>
          <w:rFonts w:ascii="Calibri" w:hAnsi="Calibri" w:cs="Calibri"/>
          <w:sz w:val="22"/>
          <w:szCs w:val="22"/>
        </w:rPr>
      </w:pPr>
      <w:ins w:id="1141" w:author="Danni Liu" w:date="2020-09-03T13:13:00Z">
        <w:r>
          <w:rPr>
            <w:rFonts w:ascii="Calibri" w:hAnsi="Calibri" w:cs="Calibri"/>
            <w:sz w:val="22"/>
            <w:szCs w:val="22"/>
          </w:rPr>
          <w:t xml:space="preserve">**The React </w:t>
        </w:r>
        <w:proofErr w:type="spellStart"/>
        <w:r>
          <w:rPr>
            <w:rFonts w:ascii="Calibri" w:hAnsi="Calibri" w:cs="Calibri"/>
            <w:sz w:val="22"/>
            <w:szCs w:val="22"/>
          </w:rPr>
          <w:t>Devtools</w:t>
        </w:r>
        <w:proofErr w:type="spellEnd"/>
        <w:r>
          <w:rPr>
            <w:rFonts w:ascii="Calibri" w:hAnsi="Calibri" w:cs="Calibri"/>
            <w:sz w:val="22"/>
            <w:szCs w:val="22"/>
          </w:rPr>
          <w:t xml:space="preserve"> extension for Chrome and Firefox lets you inspect a React component tree in your browser </w:t>
        </w:r>
        <w:proofErr w:type="spellStart"/>
        <w:r>
          <w:rPr>
            <w:rFonts w:ascii="Calibri" w:hAnsi="Calibri" w:cs="Calibri"/>
            <w:sz w:val="22"/>
            <w:szCs w:val="22"/>
          </w:rPr>
          <w:t>devtools</w:t>
        </w:r>
        <w:proofErr w:type="spellEnd"/>
        <w:r>
          <w:rPr>
            <w:rFonts w:ascii="Calibri" w:hAnsi="Calibri" w:cs="Calibri"/>
            <w:sz w:val="22"/>
            <w:szCs w:val="22"/>
          </w:rPr>
          <w:t>.</w:t>
        </w:r>
      </w:ins>
    </w:p>
    <w:p w14:paraId="2764AF41" w14:textId="77777777" w:rsidR="00B23922" w:rsidRDefault="00B23922" w:rsidP="00B23922">
      <w:pPr>
        <w:pStyle w:val="NormalWeb"/>
        <w:spacing w:before="0" w:beforeAutospacing="0" w:after="0" w:afterAutospacing="0"/>
        <w:rPr>
          <w:ins w:id="1142" w:author="Danni Liu" w:date="2020-09-03T13:13:00Z"/>
          <w:rFonts w:ascii="Calibri" w:hAnsi="Calibri" w:cs="Calibri"/>
          <w:sz w:val="22"/>
          <w:szCs w:val="22"/>
        </w:rPr>
      </w:pPr>
      <w:ins w:id="1143" w:author="Danni Liu" w:date="2020-09-03T13:13:00Z">
        <w:r>
          <w:rPr>
            <w:rFonts w:ascii="Calibri" w:hAnsi="Calibri" w:cs="Calibri"/>
            <w:sz w:val="22"/>
            <w:szCs w:val="22"/>
          </w:rPr>
          <w:t>It exists both as a browser extension (for </w:t>
        </w:r>
        <w:r>
          <w:rPr>
            <w:rFonts w:ascii="Calibri" w:hAnsi="Calibri" w:cs="Calibri"/>
            <w:sz w:val="22"/>
            <w:szCs w:val="22"/>
          </w:rPr>
          <w:fldChar w:fldCharType="begin"/>
        </w:r>
        <w:r>
          <w:rPr>
            <w:rFonts w:ascii="Calibri" w:hAnsi="Calibri" w:cs="Calibri"/>
            <w:sz w:val="22"/>
            <w:szCs w:val="22"/>
          </w:rPr>
          <w:instrText xml:space="preserve"> HYPERLINK "https://chrome.google.com/webstore/detail/react-developer-tools/fmkadmapgofadopljbjfkapdkoienihi" </w:instrText>
        </w:r>
        <w:r>
          <w:rPr>
            <w:rFonts w:ascii="Calibri" w:hAnsi="Calibri" w:cs="Calibri"/>
            <w:sz w:val="22"/>
            <w:szCs w:val="22"/>
          </w:rPr>
          <w:fldChar w:fldCharType="separate"/>
        </w:r>
        <w:r>
          <w:rPr>
            <w:rStyle w:val="Hyperlink"/>
            <w:rFonts w:ascii="-apple-system" w:hAnsi="-apple-system" w:cs="Calibri"/>
            <w:shd w:val="clear" w:color="auto" w:fill="FFFFFF"/>
          </w:rPr>
          <w:t>Chrome</w:t>
        </w:r>
        <w:r>
          <w:rPr>
            <w:rFonts w:ascii="Calibri" w:hAnsi="Calibri" w:cs="Calibri"/>
            <w:sz w:val="22"/>
            <w:szCs w:val="22"/>
          </w:rPr>
          <w:fldChar w:fldCharType="end"/>
        </w:r>
        <w:r>
          <w:rPr>
            <w:rFonts w:ascii="Calibri" w:hAnsi="Calibri" w:cs="Calibri"/>
            <w:sz w:val="22"/>
            <w:szCs w:val="22"/>
          </w:rPr>
          <w:t> and </w:t>
        </w:r>
        <w:r>
          <w:rPr>
            <w:rFonts w:ascii="Calibri" w:hAnsi="Calibri" w:cs="Calibri"/>
            <w:sz w:val="22"/>
            <w:szCs w:val="22"/>
          </w:rPr>
          <w:fldChar w:fldCharType="begin"/>
        </w:r>
        <w:r>
          <w:rPr>
            <w:rFonts w:ascii="Calibri" w:hAnsi="Calibri" w:cs="Calibri"/>
            <w:sz w:val="22"/>
            <w:szCs w:val="22"/>
          </w:rPr>
          <w:instrText xml:space="preserve"> HYPERLINK "https://addons.mozilla.org/firefox/addon/react-devtools/" </w:instrText>
        </w:r>
        <w:r>
          <w:rPr>
            <w:rFonts w:ascii="Calibri" w:hAnsi="Calibri" w:cs="Calibri"/>
            <w:sz w:val="22"/>
            <w:szCs w:val="22"/>
          </w:rPr>
          <w:fldChar w:fldCharType="separate"/>
        </w:r>
        <w:r>
          <w:rPr>
            <w:rStyle w:val="Hyperlink"/>
            <w:rFonts w:ascii="-apple-system" w:hAnsi="-apple-system" w:cs="Calibri"/>
            <w:shd w:val="clear" w:color="auto" w:fill="FFFFFF"/>
          </w:rPr>
          <w:t>Firefox</w:t>
        </w:r>
        <w:r>
          <w:rPr>
            <w:rFonts w:ascii="Calibri" w:hAnsi="Calibri" w:cs="Calibri"/>
            <w:sz w:val="22"/>
            <w:szCs w:val="22"/>
          </w:rPr>
          <w:fldChar w:fldCharType="end"/>
        </w:r>
        <w:r>
          <w:rPr>
            <w:rFonts w:ascii="Calibri" w:hAnsi="Calibri" w:cs="Calibri"/>
            <w:sz w:val="22"/>
            <w:szCs w:val="22"/>
          </w:rPr>
          <w:t>), and as a </w:t>
        </w:r>
        <w:r>
          <w:rPr>
            <w:rFonts w:ascii="Calibri" w:hAnsi="Calibri" w:cs="Calibri"/>
            <w:sz w:val="22"/>
            <w:szCs w:val="22"/>
          </w:rPr>
          <w:fldChar w:fldCharType="begin"/>
        </w:r>
        <w:r>
          <w:rPr>
            <w:rFonts w:ascii="Calibri" w:hAnsi="Calibri" w:cs="Calibri"/>
            <w:sz w:val="22"/>
            <w:szCs w:val="22"/>
          </w:rPr>
          <w:instrText xml:space="preserve"> HYPERLINK "https://github.com/facebook/react-devtools/tree/master/packages/react-devtools" </w:instrText>
        </w:r>
        <w:r>
          <w:rPr>
            <w:rFonts w:ascii="Calibri" w:hAnsi="Calibri" w:cs="Calibri"/>
            <w:sz w:val="22"/>
            <w:szCs w:val="22"/>
          </w:rPr>
          <w:fldChar w:fldCharType="separate"/>
        </w:r>
        <w:r>
          <w:rPr>
            <w:rStyle w:val="Hyperlink"/>
            <w:rFonts w:ascii="-apple-system" w:hAnsi="-apple-system" w:cs="Calibri"/>
            <w:shd w:val="clear" w:color="auto" w:fill="FFFFFF"/>
          </w:rPr>
          <w:t>standalone app</w:t>
        </w:r>
        <w:r>
          <w:rPr>
            <w:rFonts w:ascii="Calibri" w:hAnsi="Calibri" w:cs="Calibri"/>
            <w:sz w:val="22"/>
            <w:szCs w:val="22"/>
          </w:rPr>
          <w:fldChar w:fldCharType="end"/>
        </w:r>
        <w:r>
          <w:rPr>
            <w:rFonts w:ascii="Calibri" w:hAnsi="Calibri" w:cs="Calibri"/>
            <w:sz w:val="22"/>
            <w:szCs w:val="22"/>
          </w:rPr>
          <w:t> (works with other environments including Safari, IE, and React Native).</w:t>
        </w:r>
      </w:ins>
    </w:p>
    <w:p w14:paraId="5CA412D9" w14:textId="77777777" w:rsidR="00B23922" w:rsidRDefault="00B23922" w:rsidP="00B23922">
      <w:pPr>
        <w:pStyle w:val="NormalWeb"/>
        <w:spacing w:before="0" w:beforeAutospacing="0" w:after="0" w:afterAutospacing="0"/>
        <w:rPr>
          <w:ins w:id="1144" w:author="Danni Liu" w:date="2020-09-03T13:13:00Z"/>
          <w:rFonts w:ascii="Calibri" w:hAnsi="Calibri" w:cs="Calibri"/>
          <w:sz w:val="22"/>
          <w:szCs w:val="22"/>
        </w:rPr>
      </w:pPr>
      <w:ins w:id="1145" w:author="Danni Liu" w:date="2020-09-03T13:13:00Z">
        <w:r>
          <w:rPr>
            <w:rFonts w:ascii="Calibri" w:hAnsi="Calibri" w:cs="Calibri"/>
            <w:sz w:val="22"/>
            <w:szCs w:val="22"/>
          </w:rPr>
          <w:fldChar w:fldCharType="begin"/>
        </w:r>
        <w:r>
          <w:rPr>
            <w:rFonts w:ascii="Calibri" w:hAnsi="Calibri" w:cs="Calibri"/>
            <w:sz w:val="22"/>
            <w:szCs w:val="22"/>
          </w:rPr>
          <w:instrText xml:space="preserve"> HYPERLINK "https://github.com/facebook/react-devtools" </w:instrText>
        </w:r>
        <w:r>
          <w:rPr>
            <w:rFonts w:ascii="Calibri" w:hAnsi="Calibri" w:cs="Calibri"/>
            <w:sz w:val="22"/>
            <w:szCs w:val="22"/>
          </w:rPr>
          <w:fldChar w:fldCharType="separate"/>
        </w:r>
        <w:r>
          <w:rPr>
            <w:rStyle w:val="Hyperlink"/>
            <w:rFonts w:ascii="Calibri" w:hAnsi="Calibri" w:cs="Calibri"/>
            <w:sz w:val="22"/>
            <w:szCs w:val="22"/>
          </w:rPr>
          <w:t>https://github.com/facebook/react-devtools</w:t>
        </w:r>
        <w:r>
          <w:rPr>
            <w:rFonts w:ascii="Calibri" w:hAnsi="Calibri" w:cs="Calibri"/>
            <w:sz w:val="22"/>
            <w:szCs w:val="22"/>
          </w:rPr>
          <w:fldChar w:fldCharType="end"/>
        </w:r>
      </w:ins>
    </w:p>
    <w:p w14:paraId="1D73FE8D" w14:textId="77777777" w:rsidR="00B23922" w:rsidRDefault="00B23922" w:rsidP="00B23922">
      <w:pPr>
        <w:pStyle w:val="NormalWeb"/>
        <w:spacing w:before="0" w:beforeAutospacing="0" w:after="0" w:afterAutospacing="0"/>
        <w:rPr>
          <w:ins w:id="1146" w:author="Danni Liu" w:date="2020-09-03T13:13:00Z"/>
          <w:rFonts w:ascii="Calibri" w:hAnsi="Calibri" w:cs="Calibri"/>
          <w:sz w:val="22"/>
          <w:szCs w:val="22"/>
        </w:rPr>
      </w:pPr>
      <w:ins w:id="1147" w:author="Danni Liu" w:date="2020-09-03T13:13:00Z">
        <w:r>
          <w:rPr>
            <w:rFonts w:ascii="Calibri" w:hAnsi="Calibri" w:cs="Calibri"/>
            <w:sz w:val="22"/>
            <w:szCs w:val="22"/>
          </w:rPr>
          <w:t> </w:t>
        </w:r>
      </w:ins>
    </w:p>
    <w:p w14:paraId="05F93A66" w14:textId="77777777" w:rsidR="00B23922" w:rsidRDefault="00B23922" w:rsidP="00B23922">
      <w:pPr>
        <w:pStyle w:val="NormalWeb"/>
        <w:spacing w:before="0" w:beforeAutospacing="0" w:after="0" w:afterAutospacing="0"/>
        <w:rPr>
          <w:ins w:id="1148" w:author="Danni Liu" w:date="2020-09-03T13:13:00Z"/>
          <w:rFonts w:ascii="Calibri" w:hAnsi="Calibri" w:cs="Calibri"/>
          <w:sz w:val="22"/>
          <w:szCs w:val="22"/>
        </w:rPr>
      </w:pPr>
      <w:ins w:id="1149" w:author="Danni Liu" w:date="2020-09-03T13:13:00Z">
        <w:r>
          <w:rPr>
            <w:rFonts w:ascii="Calibri" w:hAnsi="Calibri" w:cs="Calibri"/>
            <w:sz w:val="22"/>
            <w:szCs w:val="22"/>
            <w:highlight w:val="yellow"/>
          </w:rPr>
          <w:t>---------------------------------------Learn React:</w:t>
        </w:r>
      </w:ins>
    </w:p>
    <w:p w14:paraId="4541FFFF" w14:textId="77777777" w:rsidR="00B23922" w:rsidRDefault="00B23922" w:rsidP="00B23922">
      <w:pPr>
        <w:pStyle w:val="NormalWeb"/>
        <w:spacing w:before="0" w:beforeAutospacing="0" w:after="0" w:afterAutospacing="0"/>
        <w:rPr>
          <w:ins w:id="1150" w:author="Danni Liu" w:date="2020-09-03T13:13:00Z"/>
          <w:rFonts w:ascii="Calibri" w:hAnsi="Calibri" w:cs="Calibri"/>
          <w:sz w:val="22"/>
          <w:szCs w:val="22"/>
        </w:rPr>
      </w:pPr>
      <w:ins w:id="1151" w:author="Danni Liu" w:date="2020-09-03T13:13:00Z">
        <w:r>
          <w:rPr>
            <w:rFonts w:ascii="Calibri" w:hAnsi="Calibri" w:cs="Calibri"/>
            <w:sz w:val="22"/>
            <w:szCs w:val="22"/>
          </w:rPr>
          <w:t>---------Doc:</w:t>
        </w:r>
      </w:ins>
    </w:p>
    <w:p w14:paraId="1006A22C" w14:textId="77777777" w:rsidR="00B23922" w:rsidRDefault="00B23922" w:rsidP="00B23922">
      <w:pPr>
        <w:pStyle w:val="NormalWeb"/>
        <w:spacing w:before="0" w:beforeAutospacing="0" w:after="0" w:afterAutospacing="0"/>
        <w:rPr>
          <w:ins w:id="1152" w:author="Danni Liu" w:date="2020-09-03T13:13:00Z"/>
          <w:rFonts w:ascii="Calibri" w:hAnsi="Calibri" w:cs="Calibri"/>
          <w:sz w:val="22"/>
          <w:szCs w:val="22"/>
        </w:rPr>
      </w:pPr>
      <w:ins w:id="1153" w:author="Danni Liu" w:date="2020-09-03T13:13:00Z">
        <w:r>
          <w:rPr>
            <w:rFonts w:ascii="Calibri" w:hAnsi="Calibri" w:cs="Calibri"/>
            <w:sz w:val="22"/>
            <w:szCs w:val="22"/>
          </w:rPr>
          <w:t>stop @Introducing JSX</w:t>
        </w:r>
      </w:ins>
    </w:p>
    <w:p w14:paraId="69881EDD" w14:textId="77777777" w:rsidR="00B23922" w:rsidRDefault="00B23922" w:rsidP="00B23922">
      <w:pPr>
        <w:pStyle w:val="NormalWeb"/>
        <w:spacing w:before="0" w:beforeAutospacing="0" w:after="0" w:afterAutospacing="0"/>
        <w:rPr>
          <w:ins w:id="1154" w:author="Danni Liu" w:date="2020-09-03T13:13:00Z"/>
          <w:rFonts w:ascii="Calibri" w:hAnsi="Calibri" w:cs="Calibri"/>
          <w:sz w:val="22"/>
          <w:szCs w:val="22"/>
        </w:rPr>
      </w:pPr>
      <w:ins w:id="1155" w:author="Danni Liu" w:date="2020-09-03T13:13:00Z">
        <w:r>
          <w:rPr>
            <w:rFonts w:ascii="Calibri" w:hAnsi="Calibri" w:cs="Calibri"/>
            <w:sz w:val="22"/>
            <w:szCs w:val="22"/>
          </w:rPr>
          <w:t> </w:t>
        </w:r>
      </w:ins>
    </w:p>
    <w:p w14:paraId="2614FCEC" w14:textId="77777777" w:rsidR="00B23922" w:rsidRDefault="00B23922" w:rsidP="00B23922">
      <w:pPr>
        <w:pStyle w:val="NormalWeb"/>
        <w:spacing w:before="0" w:beforeAutospacing="0" w:after="0" w:afterAutospacing="0"/>
        <w:rPr>
          <w:ins w:id="1156" w:author="Danni Liu" w:date="2020-09-03T13:13:00Z"/>
          <w:rFonts w:ascii="Calibri" w:hAnsi="Calibri" w:cs="Calibri"/>
          <w:sz w:val="22"/>
          <w:szCs w:val="22"/>
        </w:rPr>
      </w:pPr>
      <w:ins w:id="1157" w:author="Danni Liu" w:date="2020-09-03T13:13:00Z">
        <w:r>
          <w:rPr>
            <w:rFonts w:ascii="Calibri" w:hAnsi="Calibri" w:cs="Calibri"/>
            <w:sz w:val="22"/>
            <w:szCs w:val="22"/>
          </w:rPr>
          <w:t>---------tutorial:</w:t>
        </w:r>
      </w:ins>
    </w:p>
    <w:p w14:paraId="0E37AE26" w14:textId="77777777" w:rsidR="00B23922" w:rsidRDefault="00B23922" w:rsidP="00B23922">
      <w:pPr>
        <w:pStyle w:val="NormalWeb"/>
        <w:spacing w:before="0" w:beforeAutospacing="0" w:after="0" w:afterAutospacing="0"/>
        <w:rPr>
          <w:ins w:id="1158" w:author="Danni Liu" w:date="2020-09-03T13:13:00Z"/>
          <w:rFonts w:ascii="Calibri" w:hAnsi="Calibri" w:cs="Calibri"/>
          <w:sz w:val="22"/>
          <w:szCs w:val="22"/>
        </w:rPr>
      </w:pPr>
      <w:ins w:id="1159" w:author="Danni Liu" w:date="2020-09-03T13:13:00Z">
        <w:r>
          <w:rPr>
            <w:rFonts w:ascii="Calibri" w:hAnsi="Calibri" w:cs="Calibri"/>
            <w:sz w:val="22"/>
            <w:szCs w:val="22"/>
          </w:rPr>
          <w:t xml:space="preserve">Stop @ </w:t>
        </w:r>
        <w:r>
          <w:rPr>
            <w:rFonts w:ascii="Calibri" w:hAnsi="Calibri" w:cs="Calibri"/>
            <w:sz w:val="22"/>
            <w:szCs w:val="22"/>
          </w:rPr>
          <w:fldChar w:fldCharType="begin"/>
        </w:r>
        <w:r>
          <w:rPr>
            <w:rFonts w:ascii="Calibri" w:hAnsi="Calibri" w:cs="Calibri"/>
            <w:sz w:val="22"/>
            <w:szCs w:val="22"/>
          </w:rPr>
          <w:instrText xml:space="preserve"> HYPERLINK "https://reactjs.org/tutorial/tutorial.html" </w:instrText>
        </w:r>
        <w:r>
          <w:rPr>
            <w:rFonts w:ascii="Calibri" w:hAnsi="Calibri" w:cs="Calibri"/>
            <w:sz w:val="22"/>
            <w:szCs w:val="22"/>
          </w:rPr>
          <w:fldChar w:fldCharType="separate"/>
        </w:r>
        <w:r>
          <w:rPr>
            <w:rStyle w:val="Hyperlink"/>
            <w:rFonts w:ascii="Calibri" w:hAnsi="Calibri" w:cs="Calibri"/>
            <w:sz w:val="22"/>
            <w:szCs w:val="22"/>
          </w:rPr>
          <w:t>https://reactjs.org/tutorial/tutorial.html</w:t>
        </w:r>
        <w:r>
          <w:rPr>
            <w:rFonts w:ascii="Calibri" w:hAnsi="Calibri" w:cs="Calibri"/>
            <w:sz w:val="22"/>
            <w:szCs w:val="22"/>
          </w:rPr>
          <w:fldChar w:fldCharType="end"/>
        </w:r>
      </w:ins>
    </w:p>
    <w:p w14:paraId="09209511" w14:textId="77777777" w:rsidR="00B23922" w:rsidRDefault="00B23922" w:rsidP="00B23922">
      <w:pPr>
        <w:pStyle w:val="NormalWeb"/>
        <w:spacing w:before="0" w:beforeAutospacing="0" w:after="0" w:afterAutospacing="0"/>
        <w:rPr>
          <w:ins w:id="1160" w:author="Danni Liu" w:date="2020-09-03T13:13:00Z"/>
          <w:rFonts w:ascii="Calibri" w:hAnsi="Calibri" w:cs="Calibri"/>
          <w:sz w:val="22"/>
          <w:szCs w:val="22"/>
        </w:rPr>
      </w:pPr>
      <w:ins w:id="1161" w:author="Danni Liu" w:date="2020-09-03T13:13:00Z">
        <w:r>
          <w:rPr>
            <w:rFonts w:ascii="Calibri" w:hAnsi="Calibri" w:cs="Calibri"/>
            <w:sz w:val="22"/>
            <w:szCs w:val="22"/>
          </w:rPr>
          <w:t>----stopped @ Lifting State Up</w:t>
        </w:r>
      </w:ins>
    </w:p>
    <w:p w14:paraId="42035590" w14:textId="77777777" w:rsidR="00B23922" w:rsidRDefault="00B23922" w:rsidP="00B23922">
      <w:pPr>
        <w:pStyle w:val="NormalWeb"/>
        <w:spacing w:before="0" w:beforeAutospacing="0" w:after="0" w:afterAutospacing="0"/>
        <w:rPr>
          <w:ins w:id="1162" w:author="Danni Liu" w:date="2020-09-03T13:13:00Z"/>
          <w:rFonts w:ascii="Calibri" w:hAnsi="Calibri" w:cs="Calibri"/>
          <w:sz w:val="22"/>
          <w:szCs w:val="22"/>
        </w:rPr>
      </w:pPr>
      <w:ins w:id="1163" w:author="Danni Liu" w:date="2020-09-03T13:13:00Z">
        <w:r>
          <w:rPr>
            <w:rFonts w:ascii="Calibri" w:hAnsi="Calibri" w:cs="Calibri"/>
            <w:sz w:val="22"/>
            <w:szCs w:val="22"/>
          </w:rPr>
          <w:t> </w:t>
        </w:r>
      </w:ins>
    </w:p>
    <w:p w14:paraId="14F64B7C" w14:textId="77777777" w:rsidR="00B23922" w:rsidRDefault="00B23922" w:rsidP="00B23922">
      <w:pPr>
        <w:pStyle w:val="NormalWeb"/>
        <w:spacing w:before="0" w:beforeAutospacing="0" w:after="0" w:afterAutospacing="0"/>
        <w:rPr>
          <w:ins w:id="1164" w:author="Danni Liu" w:date="2020-09-03T13:13:00Z"/>
          <w:rFonts w:ascii="Calibri" w:hAnsi="Calibri" w:cs="Calibri"/>
          <w:sz w:val="22"/>
          <w:szCs w:val="22"/>
        </w:rPr>
      </w:pPr>
      <w:ins w:id="1165" w:author="Danni Liu" w:date="2020-09-03T13:13:00Z">
        <w:r>
          <w:rPr>
            <w:rFonts w:ascii="Calibri" w:hAnsi="Calibri" w:cs="Calibri"/>
            <w:sz w:val="22"/>
            <w:szCs w:val="22"/>
          </w:rPr>
          <w:t>work @ c:\dev\0_react\my-app</w:t>
        </w:r>
      </w:ins>
    </w:p>
    <w:p w14:paraId="47BA832D" w14:textId="77777777" w:rsidR="00B23922" w:rsidRDefault="00B23922" w:rsidP="00B23922">
      <w:pPr>
        <w:pStyle w:val="NormalWeb"/>
        <w:spacing w:before="0" w:beforeAutospacing="0" w:after="0" w:afterAutospacing="0"/>
        <w:rPr>
          <w:ins w:id="1166" w:author="Danni Liu" w:date="2020-09-03T13:13:00Z"/>
          <w:rFonts w:ascii="Calibri" w:hAnsi="Calibri" w:cs="Calibri"/>
          <w:sz w:val="22"/>
          <w:szCs w:val="22"/>
        </w:rPr>
      </w:pPr>
      <w:proofErr w:type="spellStart"/>
      <w:ins w:id="1167" w:author="Danni Liu" w:date="2020-09-03T13:13:00Z">
        <w:r>
          <w:rPr>
            <w:rFonts w:ascii="Calibri" w:hAnsi="Calibri" w:cs="Calibri"/>
            <w:sz w:val="22"/>
            <w:szCs w:val="22"/>
          </w:rPr>
          <w:t>npm</w:t>
        </w:r>
        <w:proofErr w:type="spellEnd"/>
        <w:r>
          <w:rPr>
            <w:rFonts w:ascii="Calibri" w:hAnsi="Calibri" w:cs="Calibri"/>
            <w:sz w:val="22"/>
            <w:szCs w:val="22"/>
          </w:rPr>
          <w:t xml:space="preserve"> install -g create-react-app</w:t>
        </w:r>
      </w:ins>
    </w:p>
    <w:p w14:paraId="594738DA" w14:textId="77777777" w:rsidR="00B23922" w:rsidRDefault="00B23922" w:rsidP="00B23922">
      <w:pPr>
        <w:pStyle w:val="NormalWeb"/>
        <w:spacing w:before="0" w:beforeAutospacing="0" w:after="0" w:afterAutospacing="0"/>
        <w:rPr>
          <w:ins w:id="1168" w:author="Danni Liu" w:date="2020-09-03T13:13:00Z"/>
          <w:rFonts w:ascii="Calibri" w:hAnsi="Calibri" w:cs="Calibri"/>
          <w:sz w:val="22"/>
          <w:szCs w:val="22"/>
        </w:rPr>
      </w:pPr>
      <w:ins w:id="1169" w:author="Danni Liu" w:date="2020-09-03T13:13:00Z">
        <w:r>
          <w:rPr>
            <w:rFonts w:ascii="Calibri" w:hAnsi="Calibri" w:cs="Calibri"/>
            <w:sz w:val="22"/>
            <w:szCs w:val="22"/>
          </w:rPr>
          <w:t>create-react-app my-app</w:t>
        </w:r>
      </w:ins>
    </w:p>
    <w:p w14:paraId="1C5CE56E" w14:textId="77777777" w:rsidR="00B23922" w:rsidRDefault="00B23922" w:rsidP="00B23922">
      <w:pPr>
        <w:pStyle w:val="NormalWeb"/>
        <w:spacing w:before="0" w:beforeAutospacing="0" w:after="0" w:afterAutospacing="0"/>
        <w:rPr>
          <w:ins w:id="1170" w:author="Danni Liu" w:date="2020-09-03T13:13:00Z"/>
          <w:rFonts w:ascii="Calibri" w:hAnsi="Calibri" w:cs="Calibri"/>
          <w:sz w:val="22"/>
          <w:szCs w:val="22"/>
        </w:rPr>
      </w:pPr>
      <w:ins w:id="1171" w:author="Danni Liu" w:date="2020-09-03T13:13:00Z">
        <w:r>
          <w:rPr>
            <w:rFonts w:ascii="Calibri" w:hAnsi="Calibri" w:cs="Calibri"/>
            <w:sz w:val="22"/>
            <w:szCs w:val="22"/>
          </w:rPr>
          <w:t> </w:t>
        </w:r>
      </w:ins>
    </w:p>
    <w:p w14:paraId="32DA6575" w14:textId="77777777" w:rsidR="00B23922" w:rsidRDefault="00B23922" w:rsidP="00B23922">
      <w:pPr>
        <w:pStyle w:val="NormalWeb"/>
        <w:spacing w:before="0" w:beforeAutospacing="0" w:after="0" w:afterAutospacing="0"/>
        <w:rPr>
          <w:ins w:id="1172" w:author="Danni Liu" w:date="2020-09-03T13:13:00Z"/>
          <w:rFonts w:ascii="Calibri" w:hAnsi="Calibri" w:cs="Calibri"/>
          <w:sz w:val="22"/>
          <w:szCs w:val="22"/>
        </w:rPr>
      </w:pPr>
      <w:ins w:id="1173" w:author="Danni Liu" w:date="2020-09-03T13:13:00Z">
        <w:r>
          <w:rPr>
            <w:rFonts w:ascii="Calibri" w:hAnsi="Calibri" w:cs="Calibri"/>
            <w:b/>
            <w:bCs/>
            <w:sz w:val="22"/>
            <w:szCs w:val="22"/>
          </w:rPr>
          <w:t>---------------React App Env set up:</w:t>
        </w:r>
      </w:ins>
    </w:p>
    <w:p w14:paraId="7F7311B1" w14:textId="77777777" w:rsidR="00B23922" w:rsidRDefault="00B23922" w:rsidP="00B23922">
      <w:pPr>
        <w:numPr>
          <w:ilvl w:val="0"/>
          <w:numId w:val="75"/>
        </w:numPr>
        <w:spacing w:after="0" w:line="240" w:lineRule="auto"/>
        <w:ind w:left="540"/>
        <w:textAlignment w:val="center"/>
        <w:rPr>
          <w:ins w:id="1174" w:author="Danni Liu" w:date="2020-09-03T13:13:00Z"/>
          <w:rFonts w:ascii="Calibri" w:hAnsi="Calibri" w:cs="Calibri"/>
        </w:rPr>
      </w:pPr>
      <w:ins w:id="1175" w:author="Danni Liu" w:date="2020-09-03T13:13:00Z">
        <w:r>
          <w:rPr>
            <w:rFonts w:ascii="Calibri" w:hAnsi="Calibri" w:cs="Calibri"/>
          </w:rPr>
          <w:t>Links:</w:t>
        </w:r>
      </w:ins>
    </w:p>
    <w:p w14:paraId="7C7AAB7B" w14:textId="77777777" w:rsidR="00B23922" w:rsidRDefault="00B23922" w:rsidP="00B23922">
      <w:pPr>
        <w:pStyle w:val="NormalWeb"/>
        <w:spacing w:before="0" w:beforeAutospacing="0" w:after="0" w:afterAutospacing="0"/>
        <w:ind w:left="540"/>
        <w:rPr>
          <w:ins w:id="1176" w:author="Danni Liu" w:date="2020-09-03T13:13:00Z"/>
          <w:rFonts w:ascii="Calibri" w:hAnsi="Calibri" w:cs="Calibri"/>
          <w:sz w:val="22"/>
          <w:szCs w:val="22"/>
        </w:rPr>
      </w:pPr>
      <w:ins w:id="1177" w:author="Danni Liu" w:date="2020-09-03T13:13:00Z">
        <w:r>
          <w:rPr>
            <w:rFonts w:ascii="Calibri" w:hAnsi="Calibri" w:cs="Calibri"/>
            <w:sz w:val="22"/>
            <w:szCs w:val="22"/>
          </w:rPr>
          <w:fldChar w:fldCharType="begin"/>
        </w:r>
        <w:r>
          <w:rPr>
            <w:rFonts w:ascii="Calibri" w:hAnsi="Calibri" w:cs="Calibri"/>
            <w:sz w:val="22"/>
            <w:szCs w:val="22"/>
          </w:rPr>
          <w:instrText xml:space="preserve"> HYPERLINK "https://daveceddia.com/multiple-environments-with-react/" </w:instrText>
        </w:r>
        <w:r>
          <w:rPr>
            <w:rFonts w:ascii="Calibri" w:hAnsi="Calibri" w:cs="Calibri"/>
            <w:sz w:val="22"/>
            <w:szCs w:val="22"/>
          </w:rPr>
          <w:fldChar w:fldCharType="separate"/>
        </w:r>
        <w:r>
          <w:rPr>
            <w:rStyle w:val="Hyperlink"/>
            <w:rFonts w:ascii="Calibri" w:hAnsi="Calibri" w:cs="Calibri"/>
            <w:sz w:val="22"/>
            <w:szCs w:val="22"/>
          </w:rPr>
          <w:t>https://daveceddia.com/multiple-environments-with-react/</w:t>
        </w:r>
        <w:r>
          <w:rPr>
            <w:rFonts w:ascii="Calibri" w:hAnsi="Calibri" w:cs="Calibri"/>
            <w:sz w:val="22"/>
            <w:szCs w:val="22"/>
          </w:rPr>
          <w:fldChar w:fldCharType="end"/>
        </w:r>
      </w:ins>
    </w:p>
    <w:p w14:paraId="09119B60" w14:textId="77777777" w:rsidR="00B23922" w:rsidRDefault="00B23922" w:rsidP="00B23922">
      <w:pPr>
        <w:numPr>
          <w:ilvl w:val="0"/>
          <w:numId w:val="76"/>
        </w:numPr>
        <w:spacing w:after="0" w:line="240" w:lineRule="auto"/>
        <w:ind w:left="540"/>
        <w:textAlignment w:val="center"/>
        <w:rPr>
          <w:ins w:id="1178" w:author="Danni Liu" w:date="2020-09-03T13:13:00Z"/>
          <w:rFonts w:ascii="Calibri" w:hAnsi="Calibri" w:cs="Calibri"/>
        </w:rPr>
      </w:pPr>
      <w:proofErr w:type="gramStart"/>
      <w:ins w:id="1179" w:author="Danni Liu" w:date="2020-09-03T13:13:00Z">
        <w:r>
          <w:rPr>
            <w:rFonts w:ascii="Calibri" w:hAnsi="Calibri" w:cs="Calibri"/>
          </w:rPr>
          <w:t>Use .env</w:t>
        </w:r>
        <w:proofErr w:type="gramEnd"/>
        <w:r>
          <w:rPr>
            <w:rFonts w:ascii="Calibri" w:hAnsi="Calibri" w:cs="Calibri"/>
          </w:rPr>
          <w:t xml:space="preserve"> Files:</w:t>
        </w:r>
      </w:ins>
    </w:p>
    <w:p w14:paraId="038277F0" w14:textId="77777777" w:rsidR="00B23922" w:rsidRDefault="00B23922" w:rsidP="00B23922">
      <w:pPr>
        <w:pStyle w:val="NormalWeb"/>
        <w:spacing w:before="0" w:beforeAutospacing="0" w:after="0" w:afterAutospacing="0"/>
        <w:ind w:left="540"/>
        <w:rPr>
          <w:ins w:id="1180" w:author="Danni Liu" w:date="2020-09-03T13:13:00Z"/>
          <w:rFonts w:ascii="Calibri" w:hAnsi="Calibri" w:cs="Calibri"/>
          <w:sz w:val="22"/>
          <w:szCs w:val="22"/>
        </w:rPr>
      </w:pPr>
      <w:ins w:id="1181" w:author="Danni Liu" w:date="2020-09-03T13:13:00Z">
        <w:r>
          <w:rPr>
            <w:rFonts w:ascii="Calibri" w:hAnsi="Calibri" w:cs="Calibri"/>
            <w:sz w:val="22"/>
            <w:szCs w:val="22"/>
          </w:rPr>
          <w:t xml:space="preserve">If you want to set environment-specific variables, put those in files </w:t>
        </w:r>
        <w:proofErr w:type="gramStart"/>
        <w:r>
          <w:rPr>
            <w:rFonts w:ascii="Calibri" w:hAnsi="Calibri" w:cs="Calibri"/>
            <w:sz w:val="22"/>
            <w:szCs w:val="22"/>
          </w:rPr>
          <w:t>named </w:t>
        </w:r>
        <w:r>
          <w:rPr>
            <w:rFonts w:ascii="Calibri" w:hAnsi="Calibri" w:cs="Calibri"/>
            <w:color w:val="35383C"/>
            <w:shd w:val="clear" w:color="auto" w:fill="E7F3F7"/>
          </w:rPr>
          <w:t>.</w:t>
        </w:r>
        <w:proofErr w:type="spellStart"/>
        <w:r>
          <w:rPr>
            <w:rFonts w:ascii="Calibri" w:hAnsi="Calibri" w:cs="Calibri"/>
            <w:color w:val="35383C"/>
            <w:shd w:val="clear" w:color="auto" w:fill="E7F3F7"/>
          </w:rPr>
          <w:t>env</w:t>
        </w:r>
        <w:proofErr w:type="gramEnd"/>
        <w:r>
          <w:rPr>
            <w:rFonts w:ascii="Calibri" w:hAnsi="Calibri" w:cs="Calibri"/>
            <w:color w:val="35383C"/>
            <w:shd w:val="clear" w:color="auto" w:fill="E7F3F7"/>
          </w:rPr>
          <w:t>.development</w:t>
        </w:r>
        <w:proofErr w:type="spellEnd"/>
        <w:r>
          <w:rPr>
            <w:rFonts w:ascii="Calibri" w:hAnsi="Calibri" w:cs="Calibri"/>
            <w:sz w:val="22"/>
            <w:szCs w:val="22"/>
          </w:rPr>
          <w:t>, </w:t>
        </w:r>
        <w:r>
          <w:rPr>
            <w:rFonts w:ascii="Calibri" w:hAnsi="Calibri" w:cs="Calibri"/>
            <w:color w:val="35383C"/>
            <w:shd w:val="clear" w:color="auto" w:fill="E7F3F7"/>
          </w:rPr>
          <w:t>.</w:t>
        </w:r>
        <w:proofErr w:type="spellStart"/>
        <w:r>
          <w:rPr>
            <w:rFonts w:ascii="Calibri" w:hAnsi="Calibri" w:cs="Calibri"/>
            <w:color w:val="35383C"/>
            <w:shd w:val="clear" w:color="auto" w:fill="E7F3F7"/>
          </w:rPr>
          <w:t>env.test</w:t>
        </w:r>
        <w:proofErr w:type="spellEnd"/>
        <w:r>
          <w:rPr>
            <w:rFonts w:ascii="Calibri" w:hAnsi="Calibri" w:cs="Calibri"/>
            <w:sz w:val="22"/>
            <w:szCs w:val="22"/>
          </w:rPr>
          <w:t>, or </w:t>
        </w:r>
        <w:r>
          <w:rPr>
            <w:rFonts w:ascii="Calibri" w:hAnsi="Calibri" w:cs="Calibri"/>
            <w:color w:val="35383C"/>
            <w:shd w:val="clear" w:color="auto" w:fill="E7F3F7"/>
          </w:rPr>
          <w:t>.</w:t>
        </w:r>
        <w:proofErr w:type="spellStart"/>
        <w:r>
          <w:rPr>
            <w:rFonts w:ascii="Calibri" w:hAnsi="Calibri" w:cs="Calibri"/>
            <w:color w:val="35383C"/>
            <w:shd w:val="clear" w:color="auto" w:fill="E7F3F7"/>
          </w:rPr>
          <w:t>env.production</w:t>
        </w:r>
        <w:proofErr w:type="spellEnd"/>
        <w:r>
          <w:rPr>
            <w:rFonts w:ascii="Calibri" w:hAnsi="Calibri" w:cs="Calibri"/>
            <w:sz w:val="22"/>
            <w:szCs w:val="22"/>
          </w:rPr>
          <w:t> for the environment you need:</w:t>
        </w:r>
      </w:ins>
    </w:p>
    <w:p w14:paraId="3F3FDF4B" w14:textId="77777777" w:rsidR="00B23922" w:rsidRDefault="00B23922" w:rsidP="00B23922">
      <w:pPr>
        <w:pStyle w:val="NormalWeb"/>
        <w:spacing w:before="0" w:beforeAutospacing="0" w:after="0" w:afterAutospacing="0"/>
        <w:ind w:left="540"/>
        <w:rPr>
          <w:ins w:id="1182" w:author="Danni Liu" w:date="2020-09-03T13:13:00Z"/>
          <w:rFonts w:ascii="Calibri" w:hAnsi="Calibri" w:cs="Calibri"/>
          <w:sz w:val="22"/>
          <w:szCs w:val="22"/>
        </w:rPr>
      </w:pPr>
      <w:ins w:id="1183" w:author="Danni Liu" w:date="2020-09-03T13:13:00Z">
        <w:r>
          <w:rPr>
            <w:rFonts w:ascii="Calibri" w:hAnsi="Calibri" w:cs="Calibri"/>
            <w:sz w:val="22"/>
            <w:szCs w:val="22"/>
          </w:rPr>
          <w:t xml:space="preserve">REACT_APP_SPECIAL_FEATURE=true </w:t>
        </w:r>
      </w:ins>
    </w:p>
    <w:p w14:paraId="1066276D" w14:textId="77777777" w:rsidR="00B23922" w:rsidRDefault="00B23922" w:rsidP="00B23922">
      <w:pPr>
        <w:pStyle w:val="NormalWeb"/>
        <w:spacing w:before="0" w:beforeAutospacing="0" w:after="0" w:afterAutospacing="0"/>
        <w:ind w:left="540"/>
        <w:rPr>
          <w:ins w:id="1184" w:author="Danni Liu" w:date="2020-09-03T13:13:00Z"/>
          <w:rFonts w:ascii="Calibri" w:hAnsi="Calibri" w:cs="Calibri"/>
          <w:sz w:val="22"/>
          <w:szCs w:val="22"/>
        </w:rPr>
      </w:pPr>
      <w:ins w:id="1185" w:author="Danni Liu" w:date="2020-09-03T13:13:00Z">
        <w:r>
          <w:rPr>
            <w:rFonts w:ascii="Calibri" w:hAnsi="Calibri" w:cs="Calibri"/>
            <w:sz w:val="22"/>
            <w:szCs w:val="22"/>
          </w:rPr>
          <w:t>REACT_APP_API_HOST=default-host.com</w:t>
        </w:r>
      </w:ins>
    </w:p>
    <w:p w14:paraId="3A0338A5" w14:textId="77777777" w:rsidR="00B23922" w:rsidRDefault="00B23922" w:rsidP="00B23922">
      <w:pPr>
        <w:numPr>
          <w:ilvl w:val="0"/>
          <w:numId w:val="77"/>
        </w:numPr>
        <w:spacing w:after="0" w:line="240" w:lineRule="auto"/>
        <w:ind w:left="1080"/>
        <w:textAlignment w:val="center"/>
        <w:rPr>
          <w:ins w:id="1186" w:author="Danni Liu" w:date="2020-09-03T13:13:00Z"/>
          <w:rFonts w:ascii="Calibri" w:hAnsi="Calibri" w:cs="Calibri"/>
        </w:rPr>
      </w:pPr>
      <w:ins w:id="1187" w:author="Danni Liu" w:date="2020-09-03T13:13:00Z">
        <w:r>
          <w:rPr>
            <w:rFonts w:ascii="Calibri" w:hAnsi="Calibri" w:cs="Calibri"/>
          </w:rPr>
          <w:t xml:space="preserve">Create .env file, and add it </w:t>
        </w:r>
        <w:proofErr w:type="gramStart"/>
        <w:r>
          <w:rPr>
            <w:rFonts w:ascii="Calibri" w:hAnsi="Calibri" w:cs="Calibri"/>
          </w:rPr>
          <w:t>to .</w:t>
        </w:r>
        <w:proofErr w:type="spellStart"/>
        <w:r>
          <w:rPr>
            <w:rFonts w:ascii="Calibri" w:hAnsi="Calibri" w:cs="Calibri"/>
          </w:rPr>
          <w:t>gitignore</w:t>
        </w:r>
        <w:proofErr w:type="spellEnd"/>
        <w:proofErr w:type="gramEnd"/>
      </w:ins>
    </w:p>
    <w:p w14:paraId="28A0E6B0" w14:textId="77777777" w:rsidR="00B23922" w:rsidRDefault="00B23922" w:rsidP="00B23922">
      <w:pPr>
        <w:numPr>
          <w:ilvl w:val="0"/>
          <w:numId w:val="77"/>
        </w:numPr>
        <w:spacing w:after="0" w:line="240" w:lineRule="auto"/>
        <w:ind w:left="1080"/>
        <w:textAlignment w:val="center"/>
        <w:rPr>
          <w:ins w:id="1188" w:author="Danni Liu" w:date="2020-09-03T13:13:00Z"/>
          <w:rFonts w:ascii="Calibri" w:hAnsi="Calibri" w:cs="Calibri"/>
        </w:rPr>
      </w:pPr>
      <w:ins w:id="1189" w:author="Danni Liu" w:date="2020-09-03T13:13:00Z">
        <w:r>
          <w:rPr>
            <w:rFonts w:ascii="Calibri" w:hAnsi="Calibri" w:cs="Calibri"/>
          </w:rPr>
          <w:t xml:space="preserve">Follow instruction in: </w:t>
        </w:r>
        <w:r>
          <w:rPr>
            <w:rFonts w:ascii="Calibri" w:hAnsi="Calibri" w:cs="Calibri"/>
          </w:rPr>
          <w:fldChar w:fldCharType="begin"/>
        </w:r>
        <w:r>
          <w:rPr>
            <w:rFonts w:ascii="Calibri" w:hAnsi="Calibri" w:cs="Calibri"/>
          </w:rPr>
          <w:instrText xml:space="preserve"> HYPERLINK "https://blog.logrocket.com/create-react-app-a-quick-setup-guide-b812f0aad03c" </w:instrText>
        </w:r>
        <w:r>
          <w:rPr>
            <w:rFonts w:ascii="Calibri" w:hAnsi="Calibri" w:cs="Calibri"/>
          </w:rPr>
          <w:fldChar w:fldCharType="separate"/>
        </w:r>
        <w:r>
          <w:rPr>
            <w:rStyle w:val="Hyperlink"/>
            <w:rFonts w:ascii="Calibri" w:hAnsi="Calibri" w:cs="Calibri"/>
          </w:rPr>
          <w:t>https://blog.logrocket.com/create-react-app-a-quick-setup-guide-b812f0aad03c</w:t>
        </w:r>
        <w:r>
          <w:rPr>
            <w:rFonts w:ascii="Calibri" w:hAnsi="Calibri" w:cs="Calibri"/>
          </w:rPr>
          <w:fldChar w:fldCharType="end"/>
        </w:r>
      </w:ins>
    </w:p>
    <w:p w14:paraId="3FBEB21F" w14:textId="77777777" w:rsidR="00B23922" w:rsidRDefault="00B23922" w:rsidP="00B23922">
      <w:pPr>
        <w:pStyle w:val="NormalWeb"/>
        <w:spacing w:before="0" w:beforeAutospacing="0" w:after="0" w:afterAutospacing="0"/>
        <w:ind w:left="540"/>
        <w:rPr>
          <w:ins w:id="1190" w:author="Danni Liu" w:date="2020-09-03T13:13:00Z"/>
          <w:rFonts w:ascii="Calibri" w:hAnsi="Calibri" w:cs="Calibri"/>
          <w:sz w:val="22"/>
          <w:szCs w:val="22"/>
        </w:rPr>
      </w:pPr>
      <w:ins w:id="1191" w:author="Danni Liu" w:date="2020-09-03T13:13:00Z">
        <w:r>
          <w:rPr>
            <w:rFonts w:ascii="Calibri" w:hAnsi="Calibri" w:cs="Calibri"/>
            <w:sz w:val="22"/>
            <w:szCs w:val="22"/>
          </w:rPr>
          <w:t> </w:t>
        </w:r>
      </w:ins>
    </w:p>
    <w:p w14:paraId="11C43458" w14:textId="77777777" w:rsidR="00B23922" w:rsidRDefault="00B23922" w:rsidP="00B23922">
      <w:pPr>
        <w:pStyle w:val="NormalWeb"/>
        <w:spacing w:before="0" w:beforeAutospacing="0" w:after="0" w:afterAutospacing="0"/>
        <w:ind w:left="540"/>
        <w:rPr>
          <w:ins w:id="1192" w:author="Danni Liu" w:date="2020-09-03T13:13:00Z"/>
          <w:rFonts w:ascii="Calibri" w:hAnsi="Calibri" w:cs="Calibri"/>
          <w:sz w:val="22"/>
          <w:szCs w:val="22"/>
        </w:rPr>
      </w:pPr>
      <w:ins w:id="1193" w:author="Danni Liu" w:date="2020-09-03T13:13:00Z">
        <w:r>
          <w:rPr>
            <w:rFonts w:ascii="Calibri" w:hAnsi="Calibri" w:cs="Calibri"/>
            <w:sz w:val="22"/>
            <w:szCs w:val="22"/>
          </w:rPr>
          <w:t> </w:t>
        </w:r>
      </w:ins>
    </w:p>
    <w:p w14:paraId="2F18C8B8" w14:textId="77777777" w:rsidR="00B23922" w:rsidRDefault="00B23922" w:rsidP="00B23922">
      <w:pPr>
        <w:pStyle w:val="NormalWeb"/>
        <w:spacing w:before="0" w:beforeAutospacing="0" w:after="0" w:afterAutospacing="0"/>
        <w:rPr>
          <w:ins w:id="1194" w:author="Danni Liu" w:date="2020-09-03T13:13:00Z"/>
          <w:rFonts w:ascii="Calibri" w:hAnsi="Calibri" w:cs="Calibri"/>
          <w:sz w:val="22"/>
          <w:szCs w:val="22"/>
        </w:rPr>
      </w:pPr>
      <w:ins w:id="1195" w:author="Danni Liu" w:date="2020-09-03T13:13:00Z">
        <w:r>
          <w:rPr>
            <w:rFonts w:ascii="Calibri" w:hAnsi="Calibri" w:cs="Calibri"/>
            <w:b/>
            <w:bCs/>
            <w:sz w:val="22"/>
            <w:szCs w:val="22"/>
          </w:rPr>
          <w:t>---------------How to structure React Project:</w:t>
        </w:r>
      </w:ins>
    </w:p>
    <w:p w14:paraId="64D90FE3" w14:textId="77777777" w:rsidR="00B23922" w:rsidRDefault="00B23922" w:rsidP="00B23922">
      <w:pPr>
        <w:numPr>
          <w:ilvl w:val="0"/>
          <w:numId w:val="78"/>
        </w:numPr>
        <w:spacing w:after="0" w:line="240" w:lineRule="auto"/>
        <w:ind w:left="540"/>
        <w:textAlignment w:val="center"/>
        <w:rPr>
          <w:ins w:id="1196" w:author="Danni Liu" w:date="2020-09-03T13:13:00Z"/>
          <w:rFonts w:ascii="Calibri" w:hAnsi="Calibri" w:cs="Calibri"/>
        </w:rPr>
      </w:pPr>
      <w:ins w:id="1197" w:author="Danni Liu" w:date="2020-09-03T13:13:00Z">
        <w:r>
          <w:rPr>
            <w:rFonts w:ascii="Calibri" w:hAnsi="Calibri" w:cs="Calibri"/>
          </w:rPr>
          <w:t xml:space="preserve">Links: </w:t>
        </w:r>
      </w:ins>
    </w:p>
    <w:p w14:paraId="76435785" w14:textId="77777777" w:rsidR="00B23922" w:rsidRDefault="00B23922" w:rsidP="00B23922">
      <w:pPr>
        <w:pStyle w:val="NormalWeb"/>
        <w:spacing w:before="0" w:beforeAutospacing="0" w:after="0" w:afterAutospacing="0"/>
        <w:ind w:left="540"/>
        <w:rPr>
          <w:ins w:id="1198" w:author="Danni Liu" w:date="2020-09-03T13:13:00Z"/>
          <w:rFonts w:ascii="Calibri" w:hAnsi="Calibri" w:cs="Calibri"/>
          <w:sz w:val="22"/>
          <w:szCs w:val="22"/>
        </w:rPr>
      </w:pPr>
      <w:ins w:id="1199" w:author="Danni Liu" w:date="2020-09-03T13:13:00Z">
        <w:r>
          <w:rPr>
            <w:rFonts w:ascii="Calibri" w:hAnsi="Calibri" w:cs="Calibri"/>
            <w:sz w:val="22"/>
            <w:szCs w:val="22"/>
          </w:rPr>
          <w:lastRenderedPageBreak/>
          <w:fldChar w:fldCharType="begin"/>
        </w:r>
        <w:r>
          <w:rPr>
            <w:rFonts w:ascii="Calibri" w:hAnsi="Calibri" w:cs="Calibri"/>
            <w:sz w:val="22"/>
            <w:szCs w:val="22"/>
          </w:rPr>
          <w:instrText xml:space="preserve"> HYPERLINK "https://daveceddia.com/react-project-structure/" </w:instrText>
        </w:r>
        <w:r>
          <w:rPr>
            <w:rFonts w:ascii="Calibri" w:hAnsi="Calibri" w:cs="Calibri"/>
            <w:sz w:val="22"/>
            <w:szCs w:val="22"/>
          </w:rPr>
          <w:fldChar w:fldCharType="separate"/>
        </w:r>
        <w:r>
          <w:rPr>
            <w:rStyle w:val="Hyperlink"/>
            <w:rFonts w:ascii="Calibri" w:hAnsi="Calibri" w:cs="Calibri"/>
            <w:sz w:val="22"/>
            <w:szCs w:val="22"/>
          </w:rPr>
          <w:t>https://daveceddia.com/react-project-structure/</w:t>
        </w:r>
        <w:r>
          <w:rPr>
            <w:rFonts w:ascii="Calibri" w:hAnsi="Calibri" w:cs="Calibri"/>
            <w:sz w:val="22"/>
            <w:szCs w:val="22"/>
          </w:rPr>
          <w:fldChar w:fldCharType="end"/>
        </w:r>
      </w:ins>
    </w:p>
    <w:p w14:paraId="10818447" w14:textId="77777777" w:rsidR="00B23922" w:rsidRDefault="00B23922" w:rsidP="00B23922">
      <w:pPr>
        <w:numPr>
          <w:ilvl w:val="0"/>
          <w:numId w:val="79"/>
        </w:numPr>
        <w:spacing w:after="0" w:line="240" w:lineRule="auto"/>
        <w:ind w:left="540"/>
        <w:textAlignment w:val="center"/>
        <w:rPr>
          <w:ins w:id="1200" w:author="Danni Liu" w:date="2020-09-03T13:13:00Z"/>
          <w:rFonts w:ascii="Calibri" w:hAnsi="Calibri" w:cs="Calibri"/>
        </w:rPr>
      </w:pPr>
      <w:ins w:id="1201" w:author="Danni Liu" w:date="2020-09-03T13:13:00Z">
        <w:r>
          <w:rPr>
            <w:rFonts w:ascii="Calibri" w:hAnsi="Calibri" w:cs="Calibri"/>
          </w:rPr>
          <w:t>Suggestion:</w:t>
        </w:r>
      </w:ins>
    </w:p>
    <w:p w14:paraId="53BC4E1D" w14:textId="7CEDCCBD" w:rsidR="00B23922" w:rsidRDefault="00B23922" w:rsidP="00B23922">
      <w:pPr>
        <w:pStyle w:val="NormalWeb"/>
        <w:spacing w:before="0" w:beforeAutospacing="0" w:after="0" w:afterAutospacing="0"/>
        <w:ind w:left="540"/>
        <w:rPr>
          <w:ins w:id="1202" w:author="Danni Liu" w:date="2020-09-03T13:13:00Z"/>
          <w:rFonts w:ascii="Calibri" w:hAnsi="Calibri" w:cs="Calibri"/>
          <w:sz w:val="22"/>
          <w:szCs w:val="22"/>
        </w:rPr>
      </w:pPr>
      <w:ins w:id="1203" w:author="Danni Liu" w:date="2020-09-03T13:13:00Z">
        <w:r>
          <w:rPr>
            <w:rFonts w:ascii="Calibri" w:hAnsi="Calibri" w:cs="Calibri"/>
            <w:noProof/>
            <w:sz w:val="22"/>
            <w:szCs w:val="22"/>
          </w:rPr>
          <w:drawing>
            <wp:inline distT="0" distB="0" distL="0" distR="0" wp14:anchorId="05A67DAD" wp14:editId="6485D29D">
              <wp:extent cx="3270250" cy="4933950"/>
              <wp:effectExtent l="0" t="0" r="6350" b="0"/>
              <wp:docPr id="9" name="Picture 9" descr="Machine generated alternative text:&#10;s rc &#10;api.js &#10;components &#10;Button. js &#10;Icon. js &#10;UserDetail. js &#10;UserList.js &#10;containers &#10;App.css &#10;App. js &#10;App. test. js &#10;HomePage. js &#10;UserDetailPage. js &#10;UserListPage. js &#10;images &#10;logo. svg &#10;index. js &#10;utils &#10;testUtils.j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s rc &#10;api.js &#10;components &#10;Button. js &#10;Icon. js &#10;UserDetail. js &#10;UserList.js &#10;containers &#10;App.css &#10;App. js &#10;App. test. js &#10;HomePage. js &#10;UserDetailPage. js &#10;UserListPage. js &#10;images &#10;logo. svg &#10;index. js &#10;utils &#10;testUtils.j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0250" cy="4933950"/>
                      </a:xfrm>
                      <a:prstGeom prst="rect">
                        <a:avLst/>
                      </a:prstGeom>
                      <a:noFill/>
                      <a:ln>
                        <a:noFill/>
                      </a:ln>
                    </pic:spPr>
                  </pic:pic>
                </a:graphicData>
              </a:graphic>
            </wp:inline>
          </w:drawing>
        </w:r>
      </w:ins>
    </w:p>
    <w:p w14:paraId="7A0DA2D2" w14:textId="77777777" w:rsidR="00B23922" w:rsidRDefault="00B23922" w:rsidP="00B23922">
      <w:pPr>
        <w:pStyle w:val="NormalWeb"/>
        <w:spacing w:before="0" w:beforeAutospacing="0" w:after="0" w:afterAutospacing="0"/>
        <w:ind w:left="1080"/>
        <w:rPr>
          <w:ins w:id="1204" w:author="Danni Liu" w:date="2020-09-03T13:13:00Z"/>
          <w:rFonts w:ascii="Calibri" w:hAnsi="Calibri" w:cs="Calibri"/>
          <w:sz w:val="22"/>
          <w:szCs w:val="22"/>
        </w:rPr>
      </w:pPr>
      <w:ins w:id="1205" w:author="Danni Liu" w:date="2020-09-03T13:13:00Z">
        <w:r>
          <w:rPr>
            <w:rFonts w:ascii="Calibri" w:hAnsi="Calibri" w:cs="Calibri"/>
            <w:sz w:val="22"/>
            <w:szCs w:val="22"/>
          </w:rPr>
          <w:t> </w:t>
        </w:r>
      </w:ins>
    </w:p>
    <w:p w14:paraId="782C4EE4" w14:textId="77777777" w:rsidR="00B23922" w:rsidRDefault="00B23922" w:rsidP="00B23922">
      <w:pPr>
        <w:pStyle w:val="NormalWeb"/>
        <w:spacing w:before="0" w:beforeAutospacing="0" w:after="0" w:afterAutospacing="0"/>
        <w:ind w:left="540"/>
        <w:rPr>
          <w:ins w:id="1206" w:author="Danni Liu" w:date="2020-09-03T13:13:00Z"/>
          <w:rFonts w:ascii="Calibri" w:hAnsi="Calibri" w:cs="Calibri"/>
          <w:color w:val="35383C"/>
          <w:sz w:val="22"/>
          <w:szCs w:val="22"/>
        </w:rPr>
      </w:pPr>
      <w:ins w:id="1207" w:author="Danni Liu" w:date="2020-09-03T13:13:00Z">
        <w:r>
          <w:rPr>
            <w:rFonts w:ascii="Calibri" w:hAnsi="Calibri" w:cs="Calibri"/>
            <w:color w:val="35383C"/>
            <w:sz w:val="22"/>
            <w:szCs w:val="22"/>
          </w:rPr>
          <w:t>When you add Redux to your project, start off with something like this:</w:t>
        </w:r>
      </w:ins>
    </w:p>
    <w:p w14:paraId="56DB83BA" w14:textId="77777777" w:rsidR="00B23922" w:rsidRDefault="00B23922" w:rsidP="00B23922">
      <w:pPr>
        <w:numPr>
          <w:ilvl w:val="0"/>
          <w:numId w:val="80"/>
        </w:numPr>
        <w:spacing w:after="0" w:line="240" w:lineRule="auto"/>
        <w:ind w:left="1080"/>
        <w:textAlignment w:val="center"/>
        <w:rPr>
          <w:ins w:id="1208" w:author="Danni Liu" w:date="2020-09-03T13:13:00Z"/>
          <w:rFonts w:ascii="Calibri" w:hAnsi="Calibri" w:cs="Calibri"/>
          <w:color w:val="35383C"/>
        </w:rPr>
      </w:pPr>
      <w:proofErr w:type="spellStart"/>
      <w:ins w:id="1209" w:author="Danni Liu" w:date="2020-09-03T13:13:00Z">
        <w:r>
          <w:rPr>
            <w:rFonts w:ascii="Calibri" w:hAnsi="Calibri" w:cs="Calibri"/>
            <w:color w:val="35383C"/>
            <w:shd w:val="clear" w:color="auto" w:fill="E7F3F7"/>
          </w:rPr>
          <w:t>src</w:t>
        </w:r>
        <w:proofErr w:type="spellEnd"/>
        <w:r>
          <w:rPr>
            <w:rFonts w:ascii="Calibri" w:hAnsi="Calibri" w:cs="Calibri"/>
            <w:color w:val="35383C"/>
            <w:shd w:val="clear" w:color="auto" w:fill="E7F3F7"/>
          </w:rPr>
          <w:t>/redux/actions</w:t>
        </w:r>
        <w:r>
          <w:rPr>
            <w:rFonts w:ascii="Calibri" w:hAnsi="Calibri" w:cs="Calibri"/>
            <w:color w:val="35383C"/>
          </w:rPr>
          <w:t> - Create a file for each set of related actions, like </w:t>
        </w:r>
        <w:r>
          <w:rPr>
            <w:rFonts w:ascii="Calibri" w:hAnsi="Calibri" w:cs="Calibri"/>
            <w:color w:val="35383C"/>
            <w:shd w:val="clear" w:color="auto" w:fill="E7F3F7"/>
          </w:rPr>
          <w:t>userActions.js</w:t>
        </w:r>
        <w:r>
          <w:rPr>
            <w:rFonts w:ascii="Calibri" w:hAnsi="Calibri" w:cs="Calibri"/>
            <w:color w:val="35383C"/>
          </w:rPr>
          <w:t>, </w:t>
        </w:r>
        <w:r>
          <w:rPr>
            <w:rFonts w:ascii="Calibri" w:hAnsi="Calibri" w:cs="Calibri"/>
            <w:color w:val="35383C"/>
            <w:shd w:val="clear" w:color="auto" w:fill="E7F3F7"/>
          </w:rPr>
          <w:t>productActions.js</w:t>
        </w:r>
        <w:r>
          <w:rPr>
            <w:rFonts w:ascii="Calibri" w:hAnsi="Calibri" w:cs="Calibri"/>
            <w:color w:val="35383C"/>
          </w:rPr>
          <w:t>, etc. I like to bundle action creators and the related action constants in the same file.</w:t>
        </w:r>
      </w:ins>
    </w:p>
    <w:p w14:paraId="3E595CFF" w14:textId="77777777" w:rsidR="00B23922" w:rsidRDefault="00B23922" w:rsidP="00B23922">
      <w:pPr>
        <w:numPr>
          <w:ilvl w:val="0"/>
          <w:numId w:val="80"/>
        </w:numPr>
        <w:spacing w:after="0" w:line="240" w:lineRule="auto"/>
        <w:ind w:left="1080"/>
        <w:textAlignment w:val="center"/>
        <w:rPr>
          <w:ins w:id="1210" w:author="Danni Liu" w:date="2020-09-03T13:13:00Z"/>
          <w:rFonts w:ascii="Calibri" w:hAnsi="Calibri" w:cs="Calibri"/>
          <w:color w:val="35383C"/>
        </w:rPr>
      </w:pPr>
      <w:proofErr w:type="spellStart"/>
      <w:ins w:id="1211" w:author="Danni Liu" w:date="2020-09-03T13:13:00Z">
        <w:r>
          <w:rPr>
            <w:rFonts w:ascii="Calibri" w:hAnsi="Calibri" w:cs="Calibri"/>
            <w:color w:val="35383C"/>
            <w:shd w:val="clear" w:color="auto" w:fill="E7F3F7"/>
          </w:rPr>
          <w:t>src</w:t>
        </w:r>
        <w:proofErr w:type="spellEnd"/>
        <w:r>
          <w:rPr>
            <w:rFonts w:ascii="Calibri" w:hAnsi="Calibri" w:cs="Calibri"/>
            <w:color w:val="35383C"/>
            <w:shd w:val="clear" w:color="auto" w:fill="E7F3F7"/>
          </w:rPr>
          <w:t>/redux/reducers</w:t>
        </w:r>
        <w:r>
          <w:rPr>
            <w:rFonts w:ascii="Calibri" w:hAnsi="Calibri" w:cs="Calibri"/>
            <w:color w:val="35383C"/>
          </w:rPr>
          <w:t> - Create a file for each reducer, and an </w:t>
        </w:r>
        <w:r>
          <w:rPr>
            <w:rFonts w:ascii="Calibri" w:hAnsi="Calibri" w:cs="Calibri"/>
            <w:color w:val="35383C"/>
            <w:shd w:val="clear" w:color="auto" w:fill="E7F3F7"/>
          </w:rPr>
          <w:t>index.js</w:t>
        </w:r>
        <w:r>
          <w:rPr>
            <w:rFonts w:ascii="Calibri" w:hAnsi="Calibri" w:cs="Calibri"/>
            <w:color w:val="35383C"/>
          </w:rPr>
          <w:t> in here to contain the “root” reducer.</w:t>
        </w:r>
      </w:ins>
    </w:p>
    <w:p w14:paraId="05518818" w14:textId="77777777" w:rsidR="00B23922" w:rsidRDefault="00B23922" w:rsidP="00B23922">
      <w:pPr>
        <w:numPr>
          <w:ilvl w:val="0"/>
          <w:numId w:val="80"/>
        </w:numPr>
        <w:spacing w:after="0" w:line="240" w:lineRule="auto"/>
        <w:ind w:left="1080"/>
        <w:textAlignment w:val="center"/>
        <w:rPr>
          <w:ins w:id="1212" w:author="Danni Liu" w:date="2020-09-03T13:13:00Z"/>
          <w:rFonts w:ascii="Calibri" w:hAnsi="Calibri" w:cs="Calibri"/>
          <w:color w:val="35383C"/>
        </w:rPr>
      </w:pPr>
      <w:proofErr w:type="spellStart"/>
      <w:ins w:id="1213" w:author="Danni Liu" w:date="2020-09-03T13:13:00Z">
        <w:r>
          <w:rPr>
            <w:rFonts w:ascii="Calibri" w:hAnsi="Calibri" w:cs="Calibri"/>
            <w:color w:val="35383C"/>
            <w:shd w:val="clear" w:color="auto" w:fill="E7F3F7"/>
          </w:rPr>
          <w:t>src</w:t>
        </w:r>
        <w:proofErr w:type="spellEnd"/>
        <w:r>
          <w:rPr>
            <w:rFonts w:ascii="Calibri" w:hAnsi="Calibri" w:cs="Calibri"/>
            <w:color w:val="35383C"/>
            <w:shd w:val="clear" w:color="auto" w:fill="E7F3F7"/>
          </w:rPr>
          <w:t>/redux/configureStore.js</w:t>
        </w:r>
        <w:r>
          <w:rPr>
            <w:rFonts w:ascii="Calibri" w:hAnsi="Calibri" w:cs="Calibri"/>
            <w:color w:val="35383C"/>
          </w:rPr>
          <w:t> - Create and configure the store here. You can just </w:t>
        </w:r>
        <w:r>
          <w:rPr>
            <w:rFonts w:ascii="Calibri" w:hAnsi="Calibri" w:cs="Calibri"/>
            <w:color w:val="35383C"/>
            <w:shd w:val="clear" w:color="auto" w:fill="E7F3F7"/>
          </w:rPr>
          <w:t xml:space="preserve">import </w:t>
        </w:r>
        <w:proofErr w:type="spellStart"/>
        <w:r>
          <w:rPr>
            <w:rFonts w:ascii="Calibri" w:hAnsi="Calibri" w:cs="Calibri"/>
            <w:color w:val="35383C"/>
            <w:shd w:val="clear" w:color="auto" w:fill="E7F3F7"/>
          </w:rPr>
          <w:t>rootReducer</w:t>
        </w:r>
        <w:proofErr w:type="spellEnd"/>
        <w:r>
          <w:rPr>
            <w:rFonts w:ascii="Calibri" w:hAnsi="Calibri" w:cs="Calibri"/>
            <w:color w:val="35383C"/>
            <w:shd w:val="clear" w:color="auto" w:fill="E7F3F7"/>
          </w:rPr>
          <w:t xml:space="preserve"> from </w:t>
        </w:r>
        <w:proofErr w:type="gramStart"/>
        <w:r>
          <w:rPr>
            <w:rFonts w:ascii="Calibri" w:hAnsi="Calibri" w:cs="Calibri"/>
            <w:color w:val="35383C"/>
            <w:shd w:val="clear" w:color="auto" w:fill="E7F3F7"/>
          </w:rPr>
          <w:t>'./</w:t>
        </w:r>
        <w:proofErr w:type="gramEnd"/>
        <w:r>
          <w:rPr>
            <w:rFonts w:ascii="Calibri" w:hAnsi="Calibri" w:cs="Calibri"/>
            <w:color w:val="35383C"/>
            <w:shd w:val="clear" w:color="auto" w:fill="E7F3F7"/>
          </w:rPr>
          <w:t>reducers'</w:t>
        </w:r>
        <w:r>
          <w:rPr>
            <w:rFonts w:ascii="Calibri" w:hAnsi="Calibri" w:cs="Calibri"/>
            <w:color w:val="35383C"/>
          </w:rPr>
          <w:t>.</w:t>
        </w:r>
      </w:ins>
    </w:p>
    <w:p w14:paraId="23DEB1F3" w14:textId="77777777" w:rsidR="00B23922" w:rsidRDefault="00B23922" w:rsidP="00B23922">
      <w:pPr>
        <w:pStyle w:val="NormalWeb"/>
        <w:spacing w:before="0" w:beforeAutospacing="0" w:after="0" w:afterAutospacing="0"/>
        <w:ind w:left="1080"/>
        <w:rPr>
          <w:ins w:id="1214" w:author="Danni Liu" w:date="2020-09-03T13:13:00Z"/>
          <w:rFonts w:ascii="Calibri" w:hAnsi="Calibri" w:cs="Calibri"/>
          <w:sz w:val="22"/>
          <w:szCs w:val="22"/>
        </w:rPr>
      </w:pPr>
      <w:ins w:id="1215" w:author="Danni Liu" w:date="2020-09-03T13:13:00Z">
        <w:r>
          <w:rPr>
            <w:rFonts w:ascii="Calibri" w:hAnsi="Calibri" w:cs="Calibri"/>
            <w:sz w:val="22"/>
            <w:szCs w:val="22"/>
          </w:rPr>
          <w:t> </w:t>
        </w:r>
      </w:ins>
    </w:p>
    <w:p w14:paraId="315D77B8" w14:textId="77777777" w:rsidR="00B23922" w:rsidRDefault="00B23922" w:rsidP="00B23922">
      <w:pPr>
        <w:pStyle w:val="NormalWeb"/>
        <w:spacing w:before="0" w:beforeAutospacing="0" w:after="0" w:afterAutospacing="0"/>
        <w:ind w:left="1080"/>
        <w:rPr>
          <w:ins w:id="1216" w:author="Danni Liu" w:date="2020-09-03T13:13:00Z"/>
          <w:rFonts w:ascii="Calibri" w:hAnsi="Calibri" w:cs="Calibri"/>
          <w:sz w:val="22"/>
          <w:szCs w:val="22"/>
        </w:rPr>
      </w:pPr>
      <w:ins w:id="1217" w:author="Danni Liu" w:date="2020-09-03T13:13:00Z">
        <w:r>
          <w:rPr>
            <w:rFonts w:ascii="Calibri" w:hAnsi="Calibri" w:cs="Calibri"/>
            <w:sz w:val="22"/>
            <w:szCs w:val="22"/>
          </w:rPr>
          <w:t> </w:t>
        </w:r>
      </w:ins>
    </w:p>
    <w:p w14:paraId="69C68969" w14:textId="77777777" w:rsidR="00B23922" w:rsidRDefault="00B23922" w:rsidP="00B23922">
      <w:pPr>
        <w:pStyle w:val="NormalWeb"/>
        <w:spacing w:before="0" w:beforeAutospacing="0" w:after="0" w:afterAutospacing="0"/>
        <w:rPr>
          <w:ins w:id="1218" w:author="Danni Liu" w:date="2020-09-03T13:13:00Z"/>
          <w:rFonts w:ascii="Calibri" w:hAnsi="Calibri" w:cs="Calibri"/>
          <w:sz w:val="22"/>
          <w:szCs w:val="22"/>
        </w:rPr>
      </w:pPr>
      <w:ins w:id="1219" w:author="Danni Liu" w:date="2020-09-03T13:13:00Z">
        <w:r>
          <w:rPr>
            <w:rFonts w:ascii="Calibri" w:hAnsi="Calibri" w:cs="Calibri"/>
            <w:sz w:val="22"/>
            <w:szCs w:val="22"/>
          </w:rPr>
          <w:t>------------React Router:</w:t>
        </w:r>
      </w:ins>
    </w:p>
    <w:p w14:paraId="00926A7F" w14:textId="77777777" w:rsidR="00B23922" w:rsidRDefault="00B23922" w:rsidP="00B23922">
      <w:pPr>
        <w:numPr>
          <w:ilvl w:val="0"/>
          <w:numId w:val="81"/>
        </w:numPr>
        <w:spacing w:after="0" w:line="240" w:lineRule="auto"/>
        <w:ind w:left="540"/>
        <w:textAlignment w:val="center"/>
        <w:rPr>
          <w:ins w:id="1220" w:author="Danni Liu" w:date="2020-09-03T13:13:00Z"/>
          <w:rFonts w:ascii="Calibri" w:hAnsi="Calibri" w:cs="Calibri"/>
        </w:rPr>
      </w:pPr>
      <w:ins w:id="1221" w:author="Danni Liu" w:date="2020-09-03T13:13:00Z">
        <w:r>
          <w:rPr>
            <w:rFonts w:ascii="Calibri" w:hAnsi="Calibri" w:cs="Calibri"/>
          </w:rPr>
          <w:t xml:space="preserve">Documents: </w:t>
        </w:r>
        <w:r>
          <w:rPr>
            <w:rFonts w:ascii="Calibri" w:hAnsi="Calibri" w:cs="Calibri"/>
          </w:rPr>
          <w:fldChar w:fldCharType="begin"/>
        </w:r>
        <w:r>
          <w:rPr>
            <w:rFonts w:ascii="Calibri" w:hAnsi="Calibri" w:cs="Calibri"/>
          </w:rPr>
          <w:instrText xml:space="preserve"> HYPERLINK "https://reacttraining.com/react-router/web/guides/philosophy" </w:instrText>
        </w:r>
        <w:r>
          <w:rPr>
            <w:rFonts w:ascii="Calibri" w:hAnsi="Calibri" w:cs="Calibri"/>
          </w:rPr>
          <w:fldChar w:fldCharType="separate"/>
        </w:r>
        <w:r>
          <w:rPr>
            <w:rStyle w:val="Hyperlink"/>
            <w:rFonts w:ascii="Calibri" w:hAnsi="Calibri" w:cs="Calibri"/>
          </w:rPr>
          <w:t>https://reacttraining.com/react-router/web/guides/philosophy</w:t>
        </w:r>
        <w:r>
          <w:rPr>
            <w:rFonts w:ascii="Calibri" w:hAnsi="Calibri" w:cs="Calibri"/>
          </w:rPr>
          <w:fldChar w:fldCharType="end"/>
        </w:r>
      </w:ins>
    </w:p>
    <w:p w14:paraId="0C0C4C74" w14:textId="77777777" w:rsidR="00B23922" w:rsidRDefault="00B23922" w:rsidP="00B23922">
      <w:pPr>
        <w:numPr>
          <w:ilvl w:val="0"/>
          <w:numId w:val="81"/>
        </w:numPr>
        <w:spacing w:after="0" w:line="240" w:lineRule="auto"/>
        <w:ind w:left="540"/>
        <w:textAlignment w:val="center"/>
        <w:rPr>
          <w:ins w:id="1222" w:author="Danni Liu" w:date="2020-09-03T13:13:00Z"/>
          <w:rFonts w:ascii="Calibri" w:hAnsi="Calibri" w:cs="Calibri"/>
        </w:rPr>
      </w:pPr>
      <w:ins w:id="1223" w:author="Danni Liu" w:date="2020-09-03T13:13:00Z">
        <w:r>
          <w:rPr>
            <w:rFonts w:ascii="Calibri" w:hAnsi="Calibri" w:cs="Calibri"/>
          </w:rPr>
          <w:t>React Router packages:</w:t>
        </w:r>
      </w:ins>
    </w:p>
    <w:p w14:paraId="4EDDA81A" w14:textId="77777777" w:rsidR="00B23922" w:rsidRDefault="00B23922" w:rsidP="00B23922">
      <w:pPr>
        <w:numPr>
          <w:ilvl w:val="1"/>
          <w:numId w:val="81"/>
        </w:numPr>
        <w:spacing w:after="0" w:line="240" w:lineRule="auto"/>
        <w:ind w:left="1080"/>
        <w:textAlignment w:val="center"/>
        <w:rPr>
          <w:ins w:id="1224" w:author="Danni Liu" w:date="2020-09-03T13:13:00Z"/>
          <w:rFonts w:ascii="Calibri" w:hAnsi="Calibri" w:cs="Calibri"/>
        </w:rPr>
      </w:pPr>
      <w:ins w:id="1225" w:author="Danni Liu" w:date="2020-09-03T13:13:00Z">
        <w:r>
          <w:rPr>
            <w:rFonts w:ascii="Calibri" w:hAnsi="Calibri" w:cs="Calibri"/>
          </w:rPr>
          <w:t>React-router: the core of react router.</w:t>
        </w:r>
      </w:ins>
    </w:p>
    <w:p w14:paraId="2886C7FF" w14:textId="77777777" w:rsidR="00B23922" w:rsidRDefault="00B23922" w:rsidP="00B23922">
      <w:pPr>
        <w:numPr>
          <w:ilvl w:val="1"/>
          <w:numId w:val="81"/>
        </w:numPr>
        <w:spacing w:after="0" w:line="240" w:lineRule="auto"/>
        <w:ind w:left="1080"/>
        <w:textAlignment w:val="center"/>
        <w:rPr>
          <w:ins w:id="1226" w:author="Danni Liu" w:date="2020-09-03T13:13:00Z"/>
          <w:rFonts w:ascii="Calibri" w:hAnsi="Calibri" w:cs="Calibri"/>
        </w:rPr>
      </w:pPr>
      <w:ins w:id="1227" w:author="Danni Liu" w:date="2020-09-03T13:13:00Z">
        <w:r>
          <w:rPr>
            <w:rFonts w:ascii="Calibri" w:hAnsi="Calibri" w:cs="Calibri"/>
          </w:rPr>
          <w:t>React-router-</w:t>
        </w:r>
        <w:proofErr w:type="spellStart"/>
        <w:r>
          <w:rPr>
            <w:rFonts w:ascii="Calibri" w:hAnsi="Calibri" w:cs="Calibri"/>
          </w:rPr>
          <w:t>dom</w:t>
        </w:r>
        <w:proofErr w:type="spellEnd"/>
        <w:r>
          <w:rPr>
            <w:rFonts w:ascii="Calibri" w:hAnsi="Calibri" w:cs="Calibri"/>
          </w:rPr>
          <w:t>: DOM bindings for React Router</w:t>
        </w:r>
      </w:ins>
    </w:p>
    <w:p w14:paraId="55B35C00" w14:textId="77777777" w:rsidR="00B23922" w:rsidRDefault="00B23922" w:rsidP="00B23922">
      <w:pPr>
        <w:numPr>
          <w:ilvl w:val="2"/>
          <w:numId w:val="81"/>
        </w:numPr>
        <w:spacing w:after="0" w:line="240" w:lineRule="auto"/>
        <w:ind w:left="1620"/>
        <w:textAlignment w:val="center"/>
        <w:rPr>
          <w:ins w:id="1228" w:author="Danni Liu" w:date="2020-09-03T13:13:00Z"/>
          <w:rFonts w:ascii="Calibri" w:hAnsi="Calibri" w:cs="Calibri"/>
        </w:rPr>
      </w:pPr>
      <w:ins w:id="1229" w:author="Danni Liu" w:date="2020-09-03T13:13:00Z">
        <w:r>
          <w:rPr>
            <w:rFonts w:ascii="Calibri" w:hAnsi="Calibri" w:cs="Calibri"/>
          </w:rPr>
          <w:t xml:space="preserve">import </w:t>
        </w:r>
        <w:proofErr w:type="gramStart"/>
        <w:r>
          <w:rPr>
            <w:rFonts w:ascii="Calibri" w:hAnsi="Calibri" w:cs="Calibri"/>
          </w:rPr>
          <w:t xml:space="preserve">{ </w:t>
        </w:r>
        <w:proofErr w:type="spellStart"/>
        <w:r>
          <w:rPr>
            <w:rFonts w:ascii="Calibri" w:hAnsi="Calibri" w:cs="Calibri"/>
          </w:rPr>
          <w:t>BrowserRouter</w:t>
        </w:r>
        <w:proofErr w:type="spellEnd"/>
        <w:proofErr w:type="gramEnd"/>
        <w:r>
          <w:rPr>
            <w:rFonts w:ascii="Calibri" w:hAnsi="Calibri" w:cs="Calibri"/>
          </w:rPr>
          <w:t>, Route, Switch, Link} from 'react-router-</w:t>
        </w:r>
        <w:proofErr w:type="spellStart"/>
        <w:r>
          <w:rPr>
            <w:rFonts w:ascii="Calibri" w:hAnsi="Calibri" w:cs="Calibri"/>
          </w:rPr>
          <w:t>dom</w:t>
        </w:r>
        <w:proofErr w:type="spellEnd"/>
        <w:r>
          <w:rPr>
            <w:rFonts w:ascii="Calibri" w:hAnsi="Calibri" w:cs="Calibri"/>
          </w:rPr>
          <w:t>';</w:t>
        </w:r>
      </w:ins>
    </w:p>
    <w:p w14:paraId="5CDD4816" w14:textId="77777777" w:rsidR="00B23922" w:rsidRDefault="00B23922" w:rsidP="00B23922">
      <w:pPr>
        <w:numPr>
          <w:ilvl w:val="1"/>
          <w:numId w:val="81"/>
        </w:numPr>
        <w:spacing w:after="0" w:line="240" w:lineRule="auto"/>
        <w:ind w:left="1080"/>
        <w:textAlignment w:val="center"/>
        <w:rPr>
          <w:ins w:id="1230" w:author="Danni Liu" w:date="2020-09-03T13:13:00Z"/>
          <w:rFonts w:ascii="Calibri" w:hAnsi="Calibri" w:cs="Calibri"/>
        </w:rPr>
      </w:pPr>
      <w:ins w:id="1231" w:author="Danni Liu" w:date="2020-09-03T13:13:00Z">
        <w:r>
          <w:rPr>
            <w:rFonts w:ascii="Calibri" w:hAnsi="Calibri" w:cs="Calibri"/>
          </w:rPr>
          <w:t>React-router-native: react native for react router</w:t>
        </w:r>
      </w:ins>
    </w:p>
    <w:p w14:paraId="302356E6" w14:textId="77777777" w:rsidR="00B23922" w:rsidRDefault="00B23922" w:rsidP="00B23922">
      <w:pPr>
        <w:numPr>
          <w:ilvl w:val="1"/>
          <w:numId w:val="81"/>
        </w:numPr>
        <w:spacing w:after="0" w:line="240" w:lineRule="auto"/>
        <w:ind w:left="1080"/>
        <w:textAlignment w:val="center"/>
        <w:rPr>
          <w:ins w:id="1232" w:author="Danni Liu" w:date="2020-09-03T13:13:00Z"/>
          <w:rFonts w:ascii="Calibri" w:hAnsi="Calibri" w:cs="Calibri"/>
        </w:rPr>
      </w:pPr>
      <w:ins w:id="1233" w:author="Danni Liu" w:date="2020-09-03T13:13:00Z">
        <w:r>
          <w:rPr>
            <w:rFonts w:ascii="Calibri" w:hAnsi="Calibri" w:cs="Calibri"/>
          </w:rPr>
          <w:t>React-router-config: static route config helpers</w:t>
        </w:r>
      </w:ins>
    </w:p>
    <w:p w14:paraId="56C98667" w14:textId="77777777" w:rsidR="00B23922" w:rsidRDefault="00B23922" w:rsidP="00B23922">
      <w:pPr>
        <w:pStyle w:val="NormalWeb"/>
        <w:spacing w:before="0" w:beforeAutospacing="0" w:after="0" w:afterAutospacing="0"/>
        <w:rPr>
          <w:ins w:id="1234" w:author="Danni Liu" w:date="2020-09-03T13:13:00Z"/>
          <w:rFonts w:ascii="Calibri" w:hAnsi="Calibri" w:cs="Calibri"/>
          <w:sz w:val="22"/>
          <w:szCs w:val="22"/>
        </w:rPr>
      </w:pPr>
      <w:ins w:id="1235" w:author="Danni Liu" w:date="2020-09-03T13:13:00Z">
        <w:r>
          <w:rPr>
            <w:rFonts w:ascii="Calibri" w:hAnsi="Calibri" w:cs="Calibri"/>
            <w:sz w:val="22"/>
            <w:szCs w:val="22"/>
          </w:rPr>
          <w:t> </w:t>
        </w:r>
      </w:ins>
    </w:p>
    <w:p w14:paraId="0C35F6E3" w14:textId="77777777" w:rsidR="00B23922" w:rsidRDefault="00B23922" w:rsidP="00B23922">
      <w:pPr>
        <w:pStyle w:val="NormalWeb"/>
        <w:spacing w:before="0" w:beforeAutospacing="0" w:after="0" w:afterAutospacing="0"/>
        <w:rPr>
          <w:ins w:id="1236" w:author="Danni Liu" w:date="2020-09-03T13:13:00Z"/>
          <w:rFonts w:ascii="Calibri" w:hAnsi="Calibri" w:cs="Calibri"/>
          <w:sz w:val="22"/>
          <w:szCs w:val="22"/>
        </w:rPr>
      </w:pPr>
      <w:ins w:id="1237" w:author="Danni Liu" w:date="2020-09-03T13:13:00Z">
        <w:r>
          <w:rPr>
            <w:rFonts w:ascii="Calibri" w:hAnsi="Calibri" w:cs="Calibri"/>
            <w:sz w:val="22"/>
            <w:szCs w:val="22"/>
          </w:rPr>
          <w:t>------------JS v. JSX:</w:t>
        </w:r>
      </w:ins>
    </w:p>
    <w:p w14:paraId="0D4D114C" w14:textId="77777777" w:rsidR="00B23922" w:rsidRDefault="00B23922" w:rsidP="00B23922">
      <w:pPr>
        <w:numPr>
          <w:ilvl w:val="0"/>
          <w:numId w:val="82"/>
        </w:numPr>
        <w:spacing w:after="0" w:line="240" w:lineRule="auto"/>
        <w:ind w:left="540"/>
        <w:textAlignment w:val="center"/>
        <w:rPr>
          <w:ins w:id="1238" w:author="Danni Liu" w:date="2020-09-03T13:13:00Z"/>
          <w:rFonts w:ascii="Calibri" w:hAnsi="Calibri" w:cs="Calibri"/>
        </w:rPr>
      </w:pPr>
      <w:ins w:id="1239" w:author="Danni Liu" w:date="2020-09-03T13:13:00Z">
        <w:r>
          <w:rPr>
            <w:rFonts w:ascii="Calibri" w:hAnsi="Calibri" w:cs="Calibri"/>
          </w:rPr>
          <w:lastRenderedPageBreak/>
          <w:t xml:space="preserve">Cleaner import for </w:t>
        </w:r>
        <w:proofErr w:type="spellStart"/>
        <w:r>
          <w:rPr>
            <w:rFonts w:ascii="Calibri" w:hAnsi="Calibri" w:cs="Calibri"/>
          </w:rPr>
          <w:t>js</w:t>
        </w:r>
        <w:proofErr w:type="spellEnd"/>
        <w:r>
          <w:rPr>
            <w:rFonts w:ascii="Calibri" w:hAnsi="Calibri" w:cs="Calibri"/>
          </w:rPr>
          <w:t xml:space="preserve">, </w:t>
        </w:r>
        <w:r>
          <w:rPr>
            <w:rFonts w:ascii="Calibri" w:hAnsi="Calibri" w:cs="Calibri"/>
            <w:color w:val="24292E"/>
          </w:rPr>
          <w:t>require(</w:t>
        </w:r>
        <w:proofErr w:type="gramStart"/>
        <w:r>
          <w:rPr>
            <w:rFonts w:ascii="Calibri" w:hAnsi="Calibri" w:cs="Calibri"/>
            <w:color w:val="24292E"/>
          </w:rPr>
          <w:t>'./</w:t>
        </w:r>
        <w:proofErr w:type="spellStart"/>
        <w:proofErr w:type="gramEnd"/>
        <w:r>
          <w:rPr>
            <w:rFonts w:ascii="Calibri" w:hAnsi="Calibri" w:cs="Calibri"/>
            <w:color w:val="24292E"/>
          </w:rPr>
          <w:t>MyComponent</w:t>
        </w:r>
        <w:proofErr w:type="spellEnd"/>
        <w:r>
          <w:rPr>
            <w:rFonts w:ascii="Calibri" w:hAnsi="Calibri" w:cs="Calibri"/>
            <w:color w:val="24292E"/>
          </w:rPr>
          <w:t>');</w:t>
        </w:r>
        <w:r>
          <w:rPr>
            <w:rFonts w:ascii="Calibri" w:hAnsi="Calibri" w:cs="Calibri"/>
          </w:rPr>
          <w:t> vs </w:t>
        </w:r>
        <w:r>
          <w:rPr>
            <w:rFonts w:ascii="Calibri" w:hAnsi="Calibri" w:cs="Calibri"/>
            <w:color w:val="24292E"/>
          </w:rPr>
          <w:t>require('./</w:t>
        </w:r>
        <w:proofErr w:type="spellStart"/>
        <w:r>
          <w:rPr>
            <w:rFonts w:ascii="Calibri" w:hAnsi="Calibri" w:cs="Calibri"/>
            <w:color w:val="24292E"/>
          </w:rPr>
          <w:t>MyComponent.jsx</w:t>
        </w:r>
        <w:proofErr w:type="spellEnd"/>
        <w:r>
          <w:rPr>
            <w:rFonts w:ascii="Calibri" w:hAnsi="Calibri" w:cs="Calibri"/>
            <w:color w:val="24292E"/>
          </w:rPr>
          <w:t>');</w:t>
        </w:r>
      </w:ins>
    </w:p>
    <w:p w14:paraId="609D583D" w14:textId="77777777" w:rsidR="00B23922" w:rsidRDefault="00B23922" w:rsidP="00B23922">
      <w:pPr>
        <w:numPr>
          <w:ilvl w:val="0"/>
          <w:numId w:val="82"/>
        </w:numPr>
        <w:spacing w:after="0" w:line="240" w:lineRule="auto"/>
        <w:ind w:left="540"/>
        <w:textAlignment w:val="center"/>
        <w:rPr>
          <w:ins w:id="1240" w:author="Danni Liu" w:date="2020-09-03T13:13:00Z"/>
          <w:rFonts w:ascii="Calibri" w:hAnsi="Calibri" w:cs="Calibri"/>
        </w:rPr>
      </w:pPr>
      <w:ins w:id="1241" w:author="Danni Liu" w:date="2020-09-03T13:13:00Z">
        <w:r>
          <w:rPr>
            <w:rFonts w:ascii="Calibri" w:hAnsi="Calibri" w:cs="Calibri"/>
            <w:color w:val="24292E"/>
          </w:rPr>
          <w:t>Don't worry about it for now</w:t>
        </w:r>
      </w:ins>
    </w:p>
    <w:p w14:paraId="0F4F0EE1" w14:textId="77777777" w:rsidR="00B23922" w:rsidRDefault="00B23922" w:rsidP="00B23922">
      <w:pPr>
        <w:pStyle w:val="NormalWeb"/>
        <w:spacing w:before="0" w:beforeAutospacing="0" w:after="0" w:afterAutospacing="0"/>
        <w:rPr>
          <w:ins w:id="1242" w:author="Danni Liu" w:date="2020-09-03T13:13:00Z"/>
          <w:rFonts w:ascii="Calibri" w:hAnsi="Calibri" w:cs="Calibri"/>
          <w:sz w:val="22"/>
          <w:szCs w:val="22"/>
        </w:rPr>
      </w:pPr>
      <w:ins w:id="1243" w:author="Danni Liu" w:date="2020-09-03T13:13:00Z">
        <w:r>
          <w:rPr>
            <w:rFonts w:ascii="Calibri" w:hAnsi="Calibri" w:cs="Calibri"/>
            <w:sz w:val="22"/>
            <w:szCs w:val="22"/>
          </w:rPr>
          <w:t> </w:t>
        </w:r>
      </w:ins>
    </w:p>
    <w:p w14:paraId="66FA84BC" w14:textId="77777777" w:rsidR="00B23922" w:rsidRDefault="00B23922" w:rsidP="00B23922">
      <w:pPr>
        <w:pStyle w:val="NormalWeb"/>
        <w:spacing w:before="0" w:beforeAutospacing="0" w:after="0" w:afterAutospacing="0"/>
        <w:rPr>
          <w:ins w:id="1244" w:author="Danni Liu" w:date="2020-09-03T13:13:00Z"/>
          <w:rFonts w:ascii="Calibri" w:hAnsi="Calibri" w:cs="Calibri"/>
          <w:sz w:val="22"/>
          <w:szCs w:val="22"/>
        </w:rPr>
      </w:pPr>
      <w:ins w:id="1245" w:author="Danni Liu" w:date="2020-09-03T13:13:00Z">
        <w:r>
          <w:rPr>
            <w:rFonts w:ascii="Calibri" w:hAnsi="Calibri" w:cs="Calibri"/>
            <w:sz w:val="22"/>
            <w:szCs w:val="22"/>
          </w:rPr>
          <w:t>---------------------React Info:</w:t>
        </w:r>
      </w:ins>
    </w:p>
    <w:p w14:paraId="33C30693" w14:textId="77777777" w:rsidR="00B23922" w:rsidRDefault="00B23922" w:rsidP="00B23922">
      <w:pPr>
        <w:pStyle w:val="NormalWeb"/>
        <w:spacing w:before="0" w:beforeAutospacing="0" w:after="0" w:afterAutospacing="0"/>
        <w:rPr>
          <w:ins w:id="1246" w:author="Danni Liu" w:date="2020-09-03T13:13:00Z"/>
          <w:rFonts w:ascii="Calibri" w:hAnsi="Calibri" w:cs="Calibri"/>
          <w:sz w:val="22"/>
          <w:szCs w:val="22"/>
        </w:rPr>
      </w:pPr>
      <w:ins w:id="1247" w:author="Danni Liu" w:date="2020-09-03T13:13:00Z">
        <w:r>
          <w:rPr>
            <w:rFonts w:ascii="Calibri" w:hAnsi="Calibri" w:cs="Calibri"/>
            <w:sz w:val="22"/>
            <w:szCs w:val="22"/>
          </w:rPr>
          <w:t xml:space="preserve">*Conceptually components are like JavaScript functions. They </w:t>
        </w:r>
        <w:proofErr w:type="gramStart"/>
        <w:r>
          <w:rPr>
            <w:rFonts w:ascii="Calibri" w:hAnsi="Calibri" w:cs="Calibri"/>
            <w:sz w:val="22"/>
            <w:szCs w:val="22"/>
          </w:rPr>
          <w:t>accepts</w:t>
        </w:r>
        <w:proofErr w:type="gramEnd"/>
        <w:r>
          <w:rPr>
            <w:rFonts w:ascii="Calibri" w:hAnsi="Calibri" w:cs="Calibri"/>
            <w:sz w:val="22"/>
            <w:szCs w:val="22"/>
          </w:rPr>
          <w:t xml:space="preserve"> arbitrary inputs (called "props") and return React elements describing what should appear on the screen.</w:t>
        </w:r>
      </w:ins>
    </w:p>
    <w:p w14:paraId="5BE00CEB" w14:textId="77777777" w:rsidR="00B23922" w:rsidRDefault="00B23922" w:rsidP="00B23922">
      <w:pPr>
        <w:pStyle w:val="NormalWeb"/>
        <w:spacing w:before="0" w:beforeAutospacing="0" w:after="0" w:afterAutospacing="0"/>
        <w:rPr>
          <w:ins w:id="1248" w:author="Danni Liu" w:date="2020-09-03T13:13:00Z"/>
          <w:rFonts w:ascii="Calibri" w:hAnsi="Calibri" w:cs="Calibri"/>
          <w:sz w:val="22"/>
          <w:szCs w:val="22"/>
        </w:rPr>
      </w:pPr>
      <w:ins w:id="1249" w:author="Danni Liu" w:date="2020-09-03T13:13:00Z">
        <w:r>
          <w:rPr>
            <w:rFonts w:ascii="Calibri" w:hAnsi="Calibri" w:cs="Calibri"/>
            <w:sz w:val="22"/>
            <w:szCs w:val="22"/>
          </w:rPr>
          <w:t xml:space="preserve">*Component </w:t>
        </w:r>
        <w:r>
          <w:rPr>
            <w:rFonts w:ascii="Calibri" w:hAnsi="Calibri" w:cs="Calibri"/>
            <w:b/>
            <w:bCs/>
            <w:sz w:val="22"/>
            <w:szCs w:val="22"/>
          </w:rPr>
          <w:t>Props</w:t>
        </w:r>
        <w:r>
          <w:rPr>
            <w:rFonts w:ascii="Calibri" w:hAnsi="Calibri" w:cs="Calibri"/>
            <w:sz w:val="22"/>
            <w:szCs w:val="22"/>
          </w:rPr>
          <w:t xml:space="preserve"> are read only: whether you declare a component as a </w:t>
        </w:r>
        <w:proofErr w:type="gramStart"/>
        <w:r>
          <w:rPr>
            <w:rFonts w:ascii="Calibri" w:hAnsi="Calibri" w:cs="Calibri"/>
            <w:sz w:val="22"/>
            <w:szCs w:val="22"/>
          </w:rPr>
          <w:t>functions</w:t>
        </w:r>
        <w:proofErr w:type="gramEnd"/>
        <w:r>
          <w:rPr>
            <w:rFonts w:ascii="Calibri" w:hAnsi="Calibri" w:cs="Calibri"/>
            <w:sz w:val="22"/>
            <w:szCs w:val="22"/>
          </w:rPr>
          <w:t xml:space="preserve"> or a class, it must never modify its own props. (immutable)</w:t>
        </w:r>
      </w:ins>
    </w:p>
    <w:p w14:paraId="3D5C7334" w14:textId="77777777" w:rsidR="00B23922" w:rsidRDefault="00B23922" w:rsidP="00B23922">
      <w:pPr>
        <w:pStyle w:val="NormalWeb"/>
        <w:spacing w:before="0" w:beforeAutospacing="0" w:after="0" w:afterAutospacing="0"/>
        <w:rPr>
          <w:ins w:id="1250" w:author="Danni Liu" w:date="2020-09-03T13:13:00Z"/>
          <w:rFonts w:ascii="Calibri" w:hAnsi="Calibri" w:cs="Calibri"/>
          <w:sz w:val="22"/>
          <w:szCs w:val="22"/>
        </w:rPr>
      </w:pPr>
      <w:ins w:id="1251" w:author="Danni Liu" w:date="2020-09-03T13:13:00Z">
        <w:r>
          <w:rPr>
            <w:rFonts w:ascii="Calibri" w:hAnsi="Calibri" w:cs="Calibri"/>
            <w:sz w:val="22"/>
            <w:szCs w:val="22"/>
          </w:rPr>
          <w:t>Note: functions are called </w:t>
        </w:r>
        <w:r>
          <w:rPr>
            <w:rFonts w:ascii="Calibri" w:hAnsi="Calibri" w:cs="Calibri"/>
            <w:sz w:val="22"/>
            <w:szCs w:val="22"/>
          </w:rPr>
          <w:fldChar w:fldCharType="begin"/>
        </w:r>
        <w:r>
          <w:rPr>
            <w:rFonts w:ascii="Calibri" w:hAnsi="Calibri" w:cs="Calibri"/>
            <w:sz w:val="22"/>
            <w:szCs w:val="22"/>
          </w:rPr>
          <w:instrText xml:space="preserve"> HYPERLINK "https://en.wikipedia.org/wiki/Pure_function" </w:instrText>
        </w:r>
        <w:r>
          <w:rPr>
            <w:rFonts w:ascii="Calibri" w:hAnsi="Calibri" w:cs="Calibri"/>
            <w:sz w:val="22"/>
            <w:szCs w:val="22"/>
          </w:rPr>
          <w:fldChar w:fldCharType="separate"/>
        </w:r>
        <w:r>
          <w:rPr>
            <w:rStyle w:val="Hyperlink"/>
            <w:rFonts w:ascii="Calibri" w:hAnsi="Calibri" w:cs="Calibri"/>
            <w:sz w:val="22"/>
            <w:szCs w:val="22"/>
          </w:rPr>
          <w:t>“pure”</w:t>
        </w:r>
        <w:r>
          <w:rPr>
            <w:rFonts w:ascii="Calibri" w:hAnsi="Calibri" w:cs="Calibri"/>
            <w:sz w:val="22"/>
            <w:szCs w:val="22"/>
          </w:rPr>
          <w:fldChar w:fldCharType="end"/>
        </w:r>
        <w:r>
          <w:rPr>
            <w:rFonts w:ascii="Calibri" w:hAnsi="Calibri" w:cs="Calibri"/>
            <w:sz w:val="22"/>
            <w:szCs w:val="22"/>
          </w:rPr>
          <w:t> because they do not attempt to change their inputs, and always return the same result for the same inputs. All React components must act like pure functions with respect to their props.</w:t>
        </w:r>
      </w:ins>
    </w:p>
    <w:p w14:paraId="1EBC77F2" w14:textId="77777777" w:rsidR="00B23922" w:rsidRDefault="00B23922" w:rsidP="00B23922">
      <w:pPr>
        <w:pStyle w:val="NormalWeb"/>
        <w:spacing w:before="0" w:beforeAutospacing="0" w:after="0" w:afterAutospacing="0"/>
        <w:rPr>
          <w:ins w:id="1252" w:author="Danni Liu" w:date="2020-09-03T13:13:00Z"/>
          <w:rFonts w:ascii="Calibri" w:hAnsi="Calibri" w:cs="Calibri"/>
          <w:color w:val="000000"/>
          <w:sz w:val="22"/>
          <w:szCs w:val="22"/>
        </w:rPr>
      </w:pPr>
      <w:ins w:id="1253" w:author="Danni Liu" w:date="2020-09-03T13:13:00Z">
        <w:r>
          <w:rPr>
            <w:rFonts w:ascii="Calibri" w:hAnsi="Calibri" w:cs="Calibri"/>
            <w:color w:val="000000"/>
            <w:sz w:val="22"/>
            <w:szCs w:val="22"/>
          </w:rPr>
          <w:t>*</w:t>
        </w:r>
        <w:r>
          <w:rPr>
            <w:rFonts w:ascii="Calibri" w:hAnsi="Calibri" w:cs="Calibri"/>
            <w:b/>
            <w:bCs/>
            <w:color w:val="000000"/>
            <w:sz w:val="22"/>
            <w:szCs w:val="22"/>
          </w:rPr>
          <w:t>State</w:t>
        </w:r>
        <w:r>
          <w:rPr>
            <w:rFonts w:ascii="Calibri" w:hAnsi="Calibri" w:cs="Calibri"/>
            <w:color w:val="000000"/>
            <w:sz w:val="22"/>
            <w:szCs w:val="22"/>
          </w:rPr>
          <w:t xml:space="preserve"> and </w:t>
        </w:r>
        <w:r>
          <w:rPr>
            <w:rFonts w:ascii="Calibri" w:hAnsi="Calibri" w:cs="Calibri"/>
            <w:b/>
            <w:bCs/>
            <w:color w:val="000000"/>
            <w:sz w:val="22"/>
            <w:szCs w:val="22"/>
          </w:rPr>
          <w:t>Lifecycle</w:t>
        </w:r>
        <w:r>
          <w:rPr>
            <w:rFonts w:ascii="Calibri" w:hAnsi="Calibri" w:cs="Calibri"/>
            <w:color w:val="000000"/>
            <w:sz w:val="22"/>
            <w:szCs w:val="22"/>
          </w:rPr>
          <w:t>:</w:t>
        </w:r>
      </w:ins>
    </w:p>
    <w:p w14:paraId="3F524187" w14:textId="77777777" w:rsidR="00B23922" w:rsidRDefault="00B23922" w:rsidP="00B23922">
      <w:pPr>
        <w:pStyle w:val="NormalWeb"/>
        <w:spacing w:before="0" w:beforeAutospacing="0" w:after="0" w:afterAutospacing="0"/>
        <w:rPr>
          <w:ins w:id="1254" w:author="Danni Liu" w:date="2020-09-03T13:13:00Z"/>
          <w:rFonts w:ascii="Calibri" w:hAnsi="Calibri" w:cs="Calibri"/>
          <w:color w:val="000000"/>
          <w:sz w:val="22"/>
          <w:szCs w:val="22"/>
        </w:rPr>
      </w:pPr>
      <w:ins w:id="1255" w:author="Danni Liu" w:date="2020-09-03T13:13:00Z">
        <w:r>
          <w:rPr>
            <w:rFonts w:ascii="Calibri" w:hAnsi="Calibri" w:cs="Calibri"/>
            <w:color w:val="000000"/>
            <w:sz w:val="22"/>
            <w:szCs w:val="22"/>
          </w:rPr>
          <w:t xml:space="preserve">-- </w:t>
        </w:r>
        <w:r>
          <w:rPr>
            <w:rFonts w:ascii="Calibri" w:hAnsi="Calibri" w:cs="Calibri"/>
            <w:b/>
            <w:bCs/>
            <w:color w:val="000000"/>
            <w:sz w:val="22"/>
            <w:szCs w:val="22"/>
          </w:rPr>
          <w:t>Component state</w:t>
        </w:r>
        <w:r>
          <w:rPr>
            <w:rFonts w:ascii="Calibri" w:hAnsi="Calibri" w:cs="Calibri"/>
            <w:color w:val="000000"/>
            <w:sz w:val="22"/>
            <w:szCs w:val="22"/>
          </w:rPr>
          <w:t xml:space="preserve"> is </w:t>
        </w:r>
        <w:proofErr w:type="gramStart"/>
        <w:r>
          <w:rPr>
            <w:rFonts w:ascii="Calibri" w:hAnsi="Calibri" w:cs="Calibri"/>
            <w:color w:val="000000"/>
            <w:sz w:val="22"/>
            <w:szCs w:val="22"/>
          </w:rPr>
          <w:t>similar to</w:t>
        </w:r>
        <w:proofErr w:type="gramEnd"/>
        <w:r>
          <w:rPr>
            <w:rFonts w:ascii="Calibri" w:hAnsi="Calibri" w:cs="Calibri"/>
            <w:color w:val="000000"/>
            <w:sz w:val="22"/>
            <w:szCs w:val="22"/>
          </w:rPr>
          <w:t xml:space="preserve"> props, but it is </w:t>
        </w:r>
        <w:r>
          <w:rPr>
            <w:rFonts w:ascii="Calibri" w:hAnsi="Calibri" w:cs="Calibri"/>
            <w:b/>
            <w:bCs/>
            <w:color w:val="000000"/>
            <w:sz w:val="22"/>
            <w:szCs w:val="22"/>
          </w:rPr>
          <w:t>private</w:t>
        </w:r>
        <w:r>
          <w:rPr>
            <w:rFonts w:ascii="Calibri" w:hAnsi="Calibri" w:cs="Calibri"/>
            <w:color w:val="000000"/>
            <w:sz w:val="22"/>
            <w:szCs w:val="22"/>
          </w:rPr>
          <w:t xml:space="preserve"> and fully controlled by the component, only component from class has state.</w:t>
        </w:r>
      </w:ins>
    </w:p>
    <w:p w14:paraId="51A89DE0" w14:textId="77777777" w:rsidR="00B23922" w:rsidRDefault="00B23922" w:rsidP="00B23922">
      <w:pPr>
        <w:numPr>
          <w:ilvl w:val="0"/>
          <w:numId w:val="83"/>
        </w:numPr>
        <w:spacing w:after="0" w:line="240" w:lineRule="auto"/>
        <w:ind w:left="540"/>
        <w:textAlignment w:val="center"/>
        <w:rPr>
          <w:ins w:id="1256" w:author="Danni Liu" w:date="2020-09-03T13:13:00Z"/>
          <w:rFonts w:ascii="Calibri" w:hAnsi="Calibri" w:cs="Calibri"/>
          <w:color w:val="1A1A1A"/>
        </w:rPr>
      </w:pPr>
      <w:ins w:id="1257" w:author="Danni Liu" w:date="2020-09-03T13:13:00Z">
        <w:r>
          <w:rPr>
            <w:rFonts w:ascii="-apple-system" w:hAnsi="-apple-system" w:cs="Calibri"/>
            <w:color w:val="1A1A1A"/>
          </w:rPr>
          <w:t>When </w:t>
        </w:r>
        <w:r>
          <w:rPr>
            <w:rFonts w:ascii="source-code-pro" w:hAnsi="source-code-pro" w:cs="Calibri"/>
            <w:color w:val="1A1A1A"/>
          </w:rPr>
          <w:t>&lt;Clock /&gt;</w:t>
        </w:r>
        <w:r>
          <w:rPr>
            <w:rFonts w:ascii="-apple-system" w:hAnsi="-apple-system" w:cs="Calibri"/>
            <w:color w:val="1A1A1A"/>
          </w:rPr>
          <w:t> is passed to </w:t>
        </w:r>
        <w:proofErr w:type="spellStart"/>
        <w:r>
          <w:rPr>
            <w:rFonts w:ascii="source-code-pro" w:hAnsi="source-code-pro" w:cs="Calibri"/>
            <w:b/>
            <w:bCs/>
            <w:color w:val="1A1A1A"/>
          </w:rPr>
          <w:t>ReactDOM.render</w:t>
        </w:r>
        <w:proofErr w:type="spellEnd"/>
        <w:r>
          <w:rPr>
            <w:rFonts w:ascii="source-code-pro" w:hAnsi="source-code-pro" w:cs="Calibri"/>
            <w:b/>
            <w:bCs/>
            <w:color w:val="1A1A1A"/>
          </w:rPr>
          <w:t>()</w:t>
        </w:r>
        <w:r>
          <w:rPr>
            <w:rFonts w:ascii="-apple-system" w:hAnsi="-apple-system" w:cs="Calibri"/>
            <w:color w:val="1A1A1A"/>
          </w:rPr>
          <w:t xml:space="preserve">, React calls the </w:t>
        </w:r>
        <w:r>
          <w:rPr>
            <w:rFonts w:ascii="-apple-system" w:hAnsi="-apple-system" w:cs="Calibri"/>
            <w:b/>
            <w:bCs/>
            <w:color w:val="1A1A1A"/>
          </w:rPr>
          <w:t>constructor</w:t>
        </w:r>
        <w:r>
          <w:rPr>
            <w:rFonts w:ascii="-apple-system" w:hAnsi="-apple-system" w:cs="Calibri"/>
            <w:color w:val="1A1A1A"/>
          </w:rPr>
          <w:t xml:space="preserve"> of the </w:t>
        </w:r>
        <w:r>
          <w:rPr>
            <w:rFonts w:ascii="source-code-pro" w:hAnsi="source-code-pro" w:cs="Calibri"/>
            <w:color w:val="1A1A1A"/>
          </w:rPr>
          <w:t>Clock</w:t>
        </w:r>
        <w:r>
          <w:rPr>
            <w:rFonts w:ascii="-apple-system" w:hAnsi="-apple-system" w:cs="Calibri"/>
            <w:color w:val="1A1A1A"/>
          </w:rPr>
          <w:t> component. Since </w:t>
        </w:r>
        <w:r>
          <w:rPr>
            <w:rFonts w:ascii="source-code-pro" w:hAnsi="source-code-pro" w:cs="Calibri"/>
            <w:color w:val="1A1A1A"/>
          </w:rPr>
          <w:t>Clock</w:t>
        </w:r>
        <w:r>
          <w:rPr>
            <w:rFonts w:ascii="-apple-system" w:hAnsi="-apple-system" w:cs="Calibri"/>
            <w:color w:val="1A1A1A"/>
          </w:rPr>
          <w:t> needs to display the current time,</w:t>
        </w:r>
        <w:r>
          <w:rPr>
            <w:rFonts w:ascii="-apple-system" w:hAnsi="-apple-system" w:cs="Calibri"/>
            <w:b/>
            <w:bCs/>
            <w:color w:val="1A1A1A"/>
          </w:rPr>
          <w:t xml:space="preserve"> it initializes </w:t>
        </w:r>
        <w:proofErr w:type="spellStart"/>
        <w:proofErr w:type="gramStart"/>
        <w:r>
          <w:rPr>
            <w:rFonts w:ascii="source-code-pro" w:hAnsi="source-code-pro" w:cs="Calibri"/>
            <w:b/>
            <w:bCs/>
            <w:color w:val="1A1A1A"/>
          </w:rPr>
          <w:t>this.state</w:t>
        </w:r>
        <w:proofErr w:type="spellEnd"/>
        <w:proofErr w:type="gramEnd"/>
        <w:r>
          <w:rPr>
            <w:rFonts w:ascii="-apple-system" w:hAnsi="-apple-system" w:cs="Calibri"/>
            <w:color w:val="1A1A1A"/>
          </w:rPr>
          <w:t> with an object including the current time. We will later update this state.</w:t>
        </w:r>
      </w:ins>
    </w:p>
    <w:p w14:paraId="4CBD7F4E" w14:textId="77777777" w:rsidR="00B23922" w:rsidRDefault="00B23922" w:rsidP="00B23922">
      <w:pPr>
        <w:numPr>
          <w:ilvl w:val="0"/>
          <w:numId w:val="83"/>
        </w:numPr>
        <w:spacing w:after="0" w:line="240" w:lineRule="auto"/>
        <w:ind w:left="540"/>
        <w:textAlignment w:val="center"/>
        <w:rPr>
          <w:ins w:id="1258" w:author="Danni Liu" w:date="2020-09-03T13:13:00Z"/>
          <w:rFonts w:ascii="Calibri" w:hAnsi="Calibri" w:cs="Calibri"/>
          <w:color w:val="1A1A1A"/>
        </w:rPr>
      </w:pPr>
      <w:ins w:id="1259" w:author="Danni Liu" w:date="2020-09-03T13:13:00Z">
        <w:r>
          <w:rPr>
            <w:rFonts w:ascii="-apple-system" w:hAnsi="-apple-system" w:cs="Calibri"/>
            <w:b/>
            <w:bCs/>
            <w:color w:val="1A1A1A"/>
          </w:rPr>
          <w:t>React then calls the </w:t>
        </w:r>
        <w:r>
          <w:rPr>
            <w:rFonts w:ascii="source-code-pro" w:hAnsi="source-code-pro" w:cs="Calibri"/>
            <w:b/>
            <w:bCs/>
            <w:color w:val="1A1A1A"/>
          </w:rPr>
          <w:t>Clock</w:t>
        </w:r>
        <w:r>
          <w:rPr>
            <w:rFonts w:ascii="-apple-system" w:hAnsi="-apple-system" w:cs="Calibri"/>
            <w:b/>
            <w:bCs/>
            <w:color w:val="1A1A1A"/>
          </w:rPr>
          <w:t> component’s </w:t>
        </w:r>
        <w:proofErr w:type="gramStart"/>
        <w:r>
          <w:rPr>
            <w:rFonts w:ascii="source-code-pro" w:hAnsi="source-code-pro" w:cs="Calibri"/>
            <w:b/>
            <w:bCs/>
            <w:color w:val="1A1A1A"/>
          </w:rPr>
          <w:t>render(</w:t>
        </w:r>
        <w:proofErr w:type="gramEnd"/>
        <w:r>
          <w:rPr>
            <w:rFonts w:ascii="source-code-pro" w:hAnsi="source-code-pro" w:cs="Calibri"/>
            <w:b/>
            <w:bCs/>
            <w:color w:val="1A1A1A"/>
          </w:rPr>
          <w:t>)</w:t>
        </w:r>
        <w:r>
          <w:rPr>
            <w:rFonts w:ascii="-apple-system" w:hAnsi="-apple-system" w:cs="Calibri"/>
            <w:b/>
            <w:bCs/>
            <w:color w:val="1A1A1A"/>
          </w:rPr>
          <w:t> method</w:t>
        </w:r>
        <w:r>
          <w:rPr>
            <w:rFonts w:ascii="-apple-system" w:hAnsi="-apple-system" w:cs="Calibri"/>
            <w:color w:val="1A1A1A"/>
          </w:rPr>
          <w:t>. This is how React learns what should be displayed on the screen. React then updates the DOM to match the </w:t>
        </w:r>
        <w:r>
          <w:rPr>
            <w:rFonts w:ascii="source-code-pro" w:hAnsi="source-code-pro" w:cs="Calibri"/>
            <w:color w:val="1A1A1A"/>
          </w:rPr>
          <w:t>Clock</w:t>
        </w:r>
        <w:r>
          <w:rPr>
            <w:rFonts w:ascii="-apple-system" w:hAnsi="-apple-system" w:cs="Calibri"/>
            <w:color w:val="1A1A1A"/>
          </w:rPr>
          <w:t>’s render output.</w:t>
        </w:r>
      </w:ins>
    </w:p>
    <w:p w14:paraId="1CC9A084" w14:textId="77777777" w:rsidR="00B23922" w:rsidRDefault="00B23922" w:rsidP="00B23922">
      <w:pPr>
        <w:numPr>
          <w:ilvl w:val="0"/>
          <w:numId w:val="83"/>
        </w:numPr>
        <w:spacing w:after="0" w:line="240" w:lineRule="auto"/>
        <w:ind w:left="540"/>
        <w:textAlignment w:val="center"/>
        <w:rPr>
          <w:ins w:id="1260" w:author="Danni Liu" w:date="2020-09-03T13:13:00Z"/>
          <w:rFonts w:ascii="Calibri" w:hAnsi="Calibri" w:cs="Calibri"/>
          <w:color w:val="1A1A1A"/>
        </w:rPr>
      </w:pPr>
      <w:ins w:id="1261" w:author="Danni Liu" w:date="2020-09-03T13:13:00Z">
        <w:r>
          <w:rPr>
            <w:rFonts w:ascii="-apple-system" w:hAnsi="-apple-system" w:cs="Calibri"/>
            <w:color w:val="1A1A1A"/>
          </w:rPr>
          <w:t>When the </w:t>
        </w:r>
        <w:r>
          <w:rPr>
            <w:rFonts w:ascii="source-code-pro" w:hAnsi="source-code-pro" w:cs="Calibri"/>
            <w:color w:val="1A1A1A"/>
          </w:rPr>
          <w:t>Clock</w:t>
        </w:r>
        <w:r>
          <w:rPr>
            <w:rFonts w:ascii="-apple-system" w:hAnsi="-apple-system" w:cs="Calibri"/>
            <w:color w:val="1A1A1A"/>
          </w:rPr>
          <w:t> output is inserted in the DOM, React calls the </w:t>
        </w:r>
        <w:proofErr w:type="spellStart"/>
        <w:proofErr w:type="gramStart"/>
        <w:r>
          <w:rPr>
            <w:rFonts w:ascii="source-code-pro" w:hAnsi="source-code-pro" w:cs="Calibri"/>
            <w:color w:val="1A1A1A"/>
          </w:rPr>
          <w:t>componentDidMount</w:t>
        </w:r>
        <w:proofErr w:type="spellEnd"/>
        <w:r>
          <w:rPr>
            <w:rFonts w:ascii="source-code-pro" w:hAnsi="source-code-pro" w:cs="Calibri"/>
            <w:color w:val="1A1A1A"/>
          </w:rPr>
          <w:t>(</w:t>
        </w:r>
        <w:proofErr w:type="gramEnd"/>
        <w:r>
          <w:rPr>
            <w:rFonts w:ascii="source-code-pro" w:hAnsi="source-code-pro" w:cs="Calibri"/>
            <w:color w:val="1A1A1A"/>
          </w:rPr>
          <w:t>)</w:t>
        </w:r>
        <w:r>
          <w:rPr>
            <w:rFonts w:ascii="-apple-system" w:hAnsi="-apple-system" w:cs="Calibri"/>
            <w:color w:val="1A1A1A"/>
          </w:rPr>
          <w:t>lifecycle hook. Inside it, the </w:t>
        </w:r>
        <w:r>
          <w:rPr>
            <w:rFonts w:ascii="source-code-pro" w:hAnsi="source-code-pro" w:cs="Calibri"/>
            <w:color w:val="1A1A1A"/>
          </w:rPr>
          <w:t>Clock</w:t>
        </w:r>
        <w:r>
          <w:rPr>
            <w:rFonts w:ascii="-apple-system" w:hAnsi="-apple-system" w:cs="Calibri"/>
            <w:color w:val="1A1A1A"/>
          </w:rPr>
          <w:t> component asks the browser to set up a timer to call the component’s </w:t>
        </w:r>
        <w:proofErr w:type="gramStart"/>
        <w:r>
          <w:rPr>
            <w:rFonts w:ascii="source-code-pro" w:hAnsi="source-code-pro" w:cs="Calibri"/>
            <w:color w:val="1A1A1A"/>
          </w:rPr>
          <w:t>tick(</w:t>
        </w:r>
        <w:proofErr w:type="gramEnd"/>
        <w:r>
          <w:rPr>
            <w:rFonts w:ascii="source-code-pro" w:hAnsi="source-code-pro" w:cs="Calibri"/>
            <w:color w:val="1A1A1A"/>
          </w:rPr>
          <w:t>)</w:t>
        </w:r>
        <w:r>
          <w:rPr>
            <w:rFonts w:ascii="-apple-system" w:hAnsi="-apple-system" w:cs="Calibri"/>
            <w:color w:val="1A1A1A"/>
          </w:rPr>
          <w:t> method once a second.</w:t>
        </w:r>
      </w:ins>
    </w:p>
    <w:p w14:paraId="7E1F9EDF" w14:textId="77777777" w:rsidR="00B23922" w:rsidRDefault="00B23922" w:rsidP="00B23922">
      <w:pPr>
        <w:numPr>
          <w:ilvl w:val="0"/>
          <w:numId w:val="83"/>
        </w:numPr>
        <w:spacing w:after="0" w:line="240" w:lineRule="auto"/>
        <w:ind w:left="540"/>
        <w:textAlignment w:val="center"/>
        <w:rPr>
          <w:ins w:id="1262" w:author="Danni Liu" w:date="2020-09-03T13:13:00Z"/>
          <w:rFonts w:ascii="Calibri" w:hAnsi="Calibri" w:cs="Calibri"/>
          <w:color w:val="1A1A1A"/>
        </w:rPr>
      </w:pPr>
      <w:ins w:id="1263" w:author="Danni Liu" w:date="2020-09-03T13:13:00Z">
        <w:r>
          <w:rPr>
            <w:rFonts w:ascii="-apple-system" w:hAnsi="-apple-system" w:cs="Calibri"/>
            <w:color w:val="1A1A1A"/>
          </w:rPr>
          <w:t>Every second the browser calls the </w:t>
        </w:r>
        <w:proofErr w:type="gramStart"/>
        <w:r>
          <w:rPr>
            <w:rFonts w:ascii="source-code-pro" w:hAnsi="source-code-pro" w:cs="Calibri"/>
            <w:color w:val="1A1A1A"/>
          </w:rPr>
          <w:t>tick(</w:t>
        </w:r>
        <w:proofErr w:type="gramEnd"/>
        <w:r>
          <w:rPr>
            <w:rFonts w:ascii="source-code-pro" w:hAnsi="source-code-pro" w:cs="Calibri"/>
            <w:color w:val="1A1A1A"/>
          </w:rPr>
          <w:t>)</w:t>
        </w:r>
        <w:r>
          <w:rPr>
            <w:rFonts w:ascii="-apple-system" w:hAnsi="-apple-system" w:cs="Calibri"/>
            <w:color w:val="1A1A1A"/>
          </w:rPr>
          <w:t> method. Inside it, the </w:t>
        </w:r>
        <w:r>
          <w:rPr>
            <w:rFonts w:ascii="source-code-pro" w:hAnsi="source-code-pro" w:cs="Calibri"/>
            <w:color w:val="1A1A1A"/>
          </w:rPr>
          <w:t>Clock</w:t>
        </w:r>
        <w:r>
          <w:rPr>
            <w:rFonts w:ascii="-apple-system" w:hAnsi="-apple-system" w:cs="Calibri"/>
            <w:color w:val="1A1A1A"/>
          </w:rPr>
          <w:t> component schedules a UI update by calling </w:t>
        </w:r>
        <w:proofErr w:type="spellStart"/>
        <w:proofErr w:type="gramStart"/>
        <w:r>
          <w:rPr>
            <w:rFonts w:ascii="source-code-pro" w:hAnsi="source-code-pro" w:cs="Calibri"/>
            <w:color w:val="1A1A1A"/>
          </w:rPr>
          <w:t>setState</w:t>
        </w:r>
        <w:proofErr w:type="spellEnd"/>
        <w:r>
          <w:rPr>
            <w:rFonts w:ascii="source-code-pro" w:hAnsi="source-code-pro" w:cs="Calibri"/>
            <w:color w:val="1A1A1A"/>
          </w:rPr>
          <w:t>(</w:t>
        </w:r>
        <w:proofErr w:type="gramEnd"/>
        <w:r>
          <w:rPr>
            <w:rFonts w:ascii="source-code-pro" w:hAnsi="source-code-pro" w:cs="Calibri"/>
            <w:color w:val="1A1A1A"/>
          </w:rPr>
          <w:t>)</w:t>
        </w:r>
        <w:r>
          <w:rPr>
            <w:rFonts w:ascii="-apple-system" w:hAnsi="-apple-system" w:cs="Calibri"/>
            <w:color w:val="1A1A1A"/>
          </w:rPr>
          <w:t xml:space="preserve"> with an object containing the current time. Thanks to </w:t>
        </w:r>
        <w:r>
          <w:rPr>
            <w:rFonts w:ascii="-apple-system" w:hAnsi="-apple-system" w:cs="Calibri"/>
            <w:b/>
            <w:bCs/>
            <w:color w:val="1A1A1A"/>
          </w:rPr>
          <w:t>the </w:t>
        </w:r>
        <w:proofErr w:type="spellStart"/>
        <w:proofErr w:type="gramStart"/>
        <w:r>
          <w:rPr>
            <w:rFonts w:ascii="source-code-pro" w:hAnsi="source-code-pro" w:cs="Calibri"/>
            <w:b/>
            <w:bCs/>
            <w:color w:val="1A1A1A"/>
          </w:rPr>
          <w:t>setState</w:t>
        </w:r>
        <w:proofErr w:type="spellEnd"/>
        <w:r>
          <w:rPr>
            <w:rFonts w:ascii="source-code-pro" w:hAnsi="source-code-pro" w:cs="Calibri"/>
            <w:b/>
            <w:bCs/>
            <w:color w:val="1A1A1A"/>
          </w:rPr>
          <w:t>(</w:t>
        </w:r>
        <w:proofErr w:type="gramEnd"/>
        <w:r>
          <w:rPr>
            <w:rFonts w:ascii="source-code-pro" w:hAnsi="source-code-pro" w:cs="Calibri"/>
            <w:b/>
            <w:bCs/>
            <w:color w:val="1A1A1A"/>
          </w:rPr>
          <w:t>)</w:t>
        </w:r>
        <w:r>
          <w:rPr>
            <w:rFonts w:ascii="-apple-system" w:hAnsi="-apple-system" w:cs="Calibri"/>
            <w:b/>
            <w:bCs/>
            <w:color w:val="1A1A1A"/>
          </w:rPr>
          <w:t> call, React knows the state has changed, and calls the </w:t>
        </w:r>
        <w:r>
          <w:rPr>
            <w:rFonts w:ascii="source-code-pro" w:hAnsi="source-code-pro" w:cs="Calibri"/>
            <w:b/>
            <w:bCs/>
            <w:color w:val="1A1A1A"/>
          </w:rPr>
          <w:t>render()</w:t>
        </w:r>
        <w:r>
          <w:rPr>
            <w:rFonts w:ascii="-apple-system" w:hAnsi="-apple-system" w:cs="Calibri"/>
            <w:b/>
            <w:bCs/>
            <w:color w:val="1A1A1A"/>
          </w:rPr>
          <w:t> method again</w:t>
        </w:r>
        <w:r>
          <w:rPr>
            <w:rFonts w:ascii="-apple-system" w:hAnsi="-apple-system" w:cs="Calibri"/>
            <w:color w:val="1A1A1A"/>
          </w:rPr>
          <w:t xml:space="preserve"> to learn what should be on the screen. This time, </w:t>
        </w:r>
        <w:proofErr w:type="spellStart"/>
        <w:proofErr w:type="gramStart"/>
        <w:r>
          <w:rPr>
            <w:rFonts w:ascii="source-code-pro" w:hAnsi="source-code-pro" w:cs="Calibri"/>
            <w:color w:val="1A1A1A"/>
          </w:rPr>
          <w:t>this.state</w:t>
        </w:r>
        <w:proofErr w:type="gramEnd"/>
        <w:r>
          <w:rPr>
            <w:rFonts w:ascii="source-code-pro" w:hAnsi="source-code-pro" w:cs="Calibri"/>
            <w:color w:val="1A1A1A"/>
          </w:rPr>
          <w:t>.date</w:t>
        </w:r>
        <w:proofErr w:type="spellEnd"/>
        <w:r>
          <w:rPr>
            <w:rFonts w:ascii="-apple-system" w:hAnsi="-apple-system" w:cs="Calibri"/>
            <w:color w:val="1A1A1A"/>
          </w:rPr>
          <w:t> in the </w:t>
        </w:r>
        <w:r>
          <w:rPr>
            <w:rFonts w:ascii="source-code-pro" w:hAnsi="source-code-pro" w:cs="Calibri"/>
            <w:color w:val="1A1A1A"/>
          </w:rPr>
          <w:t>render()</w:t>
        </w:r>
        <w:r>
          <w:rPr>
            <w:rFonts w:ascii="-apple-system" w:hAnsi="-apple-system" w:cs="Calibri"/>
            <w:color w:val="1A1A1A"/>
          </w:rPr>
          <w:t> method will be different, and so the render output will include the updated time. React updates the DOM accordingly.</w:t>
        </w:r>
      </w:ins>
    </w:p>
    <w:p w14:paraId="1E1ED6B0" w14:textId="77777777" w:rsidR="00B23922" w:rsidRDefault="00B23922" w:rsidP="00B23922">
      <w:pPr>
        <w:numPr>
          <w:ilvl w:val="0"/>
          <w:numId w:val="83"/>
        </w:numPr>
        <w:spacing w:after="0" w:line="240" w:lineRule="auto"/>
        <w:ind w:left="540"/>
        <w:textAlignment w:val="center"/>
        <w:rPr>
          <w:ins w:id="1264" w:author="Danni Liu" w:date="2020-09-03T13:13:00Z"/>
          <w:rFonts w:ascii="Calibri" w:hAnsi="Calibri" w:cs="Calibri"/>
          <w:color w:val="1A1A1A"/>
        </w:rPr>
      </w:pPr>
      <w:ins w:id="1265" w:author="Danni Liu" w:date="2020-09-03T13:13:00Z">
        <w:r>
          <w:rPr>
            <w:rFonts w:ascii="-apple-system" w:hAnsi="-apple-system" w:cs="Calibri"/>
            <w:b/>
            <w:bCs/>
            <w:color w:val="1A1A1A"/>
          </w:rPr>
          <w:t>If the </w:t>
        </w:r>
        <w:r>
          <w:rPr>
            <w:rFonts w:ascii="source-code-pro" w:hAnsi="source-code-pro" w:cs="Calibri"/>
            <w:b/>
            <w:bCs/>
            <w:color w:val="1A1A1A"/>
          </w:rPr>
          <w:t>Clock</w:t>
        </w:r>
        <w:r>
          <w:rPr>
            <w:rFonts w:ascii="-apple-system" w:hAnsi="-apple-system" w:cs="Calibri"/>
            <w:b/>
            <w:bCs/>
            <w:color w:val="1A1A1A"/>
          </w:rPr>
          <w:t> component is ever removed from the DOM</w:t>
        </w:r>
        <w:r>
          <w:rPr>
            <w:rFonts w:ascii="-apple-system" w:hAnsi="-apple-system" w:cs="Calibri"/>
            <w:color w:val="1A1A1A"/>
          </w:rPr>
          <w:t>, React calls the </w:t>
        </w:r>
        <w:proofErr w:type="spellStart"/>
        <w:proofErr w:type="gramStart"/>
        <w:r>
          <w:rPr>
            <w:rFonts w:ascii="source-code-pro" w:hAnsi="source-code-pro" w:cs="Calibri"/>
            <w:b/>
            <w:bCs/>
            <w:color w:val="1A1A1A"/>
          </w:rPr>
          <w:t>componentWillUnmount</w:t>
        </w:r>
        <w:proofErr w:type="spellEnd"/>
        <w:r>
          <w:rPr>
            <w:rFonts w:ascii="source-code-pro" w:hAnsi="source-code-pro" w:cs="Calibri"/>
            <w:color w:val="1A1A1A"/>
          </w:rPr>
          <w:t>(</w:t>
        </w:r>
        <w:proofErr w:type="gramEnd"/>
        <w:r>
          <w:rPr>
            <w:rFonts w:ascii="source-code-pro" w:hAnsi="source-code-pro" w:cs="Calibri"/>
            <w:color w:val="1A1A1A"/>
          </w:rPr>
          <w:t>)</w:t>
        </w:r>
        <w:r>
          <w:rPr>
            <w:rFonts w:ascii="-apple-system" w:hAnsi="-apple-system" w:cs="Calibri"/>
            <w:color w:val="1A1A1A"/>
          </w:rPr>
          <w:t> lifecycle hook so the timer is stopped.</w:t>
        </w:r>
      </w:ins>
    </w:p>
    <w:p w14:paraId="201ED337" w14:textId="77777777" w:rsidR="00B23922" w:rsidRDefault="00B23922" w:rsidP="00B23922">
      <w:pPr>
        <w:pStyle w:val="NormalWeb"/>
        <w:spacing w:before="0" w:beforeAutospacing="0" w:after="0" w:afterAutospacing="0"/>
        <w:rPr>
          <w:ins w:id="1266" w:author="Danni Liu" w:date="2020-09-03T13:13:00Z"/>
          <w:rFonts w:ascii="Calibri" w:hAnsi="Calibri" w:cs="Calibri"/>
          <w:color w:val="1A1A1A"/>
          <w:sz w:val="22"/>
          <w:szCs w:val="22"/>
        </w:rPr>
      </w:pPr>
      <w:ins w:id="1267" w:author="Danni Liu" w:date="2020-09-03T13:13:00Z">
        <w:r>
          <w:rPr>
            <w:rFonts w:ascii="Calibri" w:hAnsi="Calibri" w:cs="Calibri"/>
            <w:color w:val="1A1A1A"/>
            <w:sz w:val="22"/>
            <w:szCs w:val="22"/>
          </w:rPr>
          <w:t> </w:t>
        </w:r>
      </w:ins>
    </w:p>
    <w:p w14:paraId="59999E13" w14:textId="77777777" w:rsidR="00B23922" w:rsidRDefault="00B23922" w:rsidP="00B23922">
      <w:pPr>
        <w:pStyle w:val="NormalWeb"/>
        <w:spacing w:before="0" w:beforeAutospacing="0" w:after="0" w:afterAutospacing="0"/>
        <w:rPr>
          <w:ins w:id="1268" w:author="Danni Liu" w:date="2020-09-03T13:13:00Z"/>
          <w:rFonts w:ascii="Calibri" w:hAnsi="Calibri" w:cs="Calibri"/>
          <w:sz w:val="22"/>
          <w:szCs w:val="22"/>
        </w:rPr>
      </w:pPr>
      <w:ins w:id="1269" w:author="Danni Liu" w:date="2020-09-03T13:13:00Z">
        <w:r>
          <w:rPr>
            <w:rFonts w:ascii="Calibri" w:hAnsi="Calibri" w:cs="Calibri"/>
            <w:color w:val="1A1A1A"/>
            <w:sz w:val="22"/>
            <w:szCs w:val="22"/>
          </w:rPr>
          <w:t>-- It</w:t>
        </w:r>
        <w:r>
          <w:rPr>
            <w:rFonts w:ascii="Calibri" w:hAnsi="Calibri" w:cs="Calibri"/>
            <w:sz w:val="22"/>
            <w:szCs w:val="22"/>
          </w:rPr>
          <w:t xml:space="preserve"> is commonly called a “top-down” or “unidirectional” data flow. Any state is always owned by some specific component, and any data or UI derived from that state can only affect components “below” them in the tree.</w:t>
        </w:r>
      </w:ins>
    </w:p>
    <w:p w14:paraId="75522879" w14:textId="77777777" w:rsidR="00B23922" w:rsidRDefault="00B23922" w:rsidP="00B23922">
      <w:pPr>
        <w:pStyle w:val="NormalWeb"/>
        <w:spacing w:before="0" w:beforeAutospacing="0" w:after="0" w:afterAutospacing="0"/>
        <w:rPr>
          <w:ins w:id="1270" w:author="Danni Liu" w:date="2020-09-03T13:13:00Z"/>
          <w:rFonts w:ascii="Calibri" w:hAnsi="Calibri" w:cs="Calibri"/>
          <w:sz w:val="22"/>
          <w:szCs w:val="22"/>
        </w:rPr>
      </w:pPr>
      <w:ins w:id="1271" w:author="Danni Liu" w:date="2020-09-03T13:13:00Z">
        <w:r>
          <w:rPr>
            <w:rFonts w:ascii="Calibri" w:hAnsi="Calibri" w:cs="Calibri"/>
            <w:sz w:val="22"/>
            <w:szCs w:val="22"/>
          </w:rPr>
          <w:t>*A</w:t>
        </w:r>
        <w:r>
          <w:rPr>
            <w:rFonts w:ascii="Calibri" w:hAnsi="Calibri" w:cs="Calibri"/>
            <w:b/>
            <w:bCs/>
            <w:sz w:val="22"/>
            <w:szCs w:val="22"/>
          </w:rPr>
          <w:t xml:space="preserve"> higher-order function</w:t>
        </w:r>
        <w:r>
          <w:rPr>
            <w:rFonts w:ascii="Calibri" w:hAnsi="Calibri" w:cs="Calibri"/>
            <w:sz w:val="22"/>
            <w:szCs w:val="22"/>
          </w:rPr>
          <w:t xml:space="preserve"> is a function that takes a function as an argument and returns a function.</w:t>
        </w:r>
      </w:ins>
    </w:p>
    <w:p w14:paraId="6BE7A789" w14:textId="77777777" w:rsidR="00B23922" w:rsidRDefault="00B23922" w:rsidP="00B23922">
      <w:pPr>
        <w:pStyle w:val="NormalWeb"/>
        <w:spacing w:before="0" w:beforeAutospacing="0" w:after="0" w:afterAutospacing="0"/>
        <w:rPr>
          <w:ins w:id="1272" w:author="Danni Liu" w:date="2020-09-03T13:13:00Z"/>
          <w:rFonts w:ascii="Calibri" w:hAnsi="Calibri" w:cs="Calibri"/>
          <w:sz w:val="22"/>
          <w:szCs w:val="22"/>
        </w:rPr>
      </w:pPr>
      <w:ins w:id="1273" w:author="Danni Liu" w:date="2020-09-03T13:13:00Z">
        <w:r>
          <w:rPr>
            <w:rFonts w:ascii="Calibri" w:hAnsi="Calibri" w:cs="Calibri"/>
            <w:sz w:val="22"/>
            <w:szCs w:val="22"/>
          </w:rPr>
          <w:t> </w:t>
        </w:r>
      </w:ins>
    </w:p>
    <w:p w14:paraId="31131D18" w14:textId="77777777" w:rsidR="00B23922" w:rsidRDefault="00B23922" w:rsidP="00B23922">
      <w:pPr>
        <w:pStyle w:val="NormalWeb"/>
        <w:spacing w:before="0" w:after="0"/>
        <w:rPr>
          <w:ins w:id="1274" w:author="Danni Liu" w:date="2020-09-03T13:13:00Z"/>
          <w:rFonts w:ascii="Calibri" w:hAnsi="Calibri" w:cs="Calibri"/>
          <w:sz w:val="22"/>
          <w:szCs w:val="22"/>
        </w:rPr>
      </w:pPr>
      <w:ins w:id="1275" w:author="Danni Liu" w:date="2020-09-03T13:13:00Z">
        <w:r>
          <w:rPr>
            <w:rStyle w:val="HTMLCite"/>
            <w:rFonts w:ascii="Calibri" w:hAnsi="Calibri" w:cs="Calibri"/>
            <w:color w:val="595959"/>
            <w:sz w:val="18"/>
            <w:szCs w:val="18"/>
          </w:rPr>
          <w:t> </w:t>
        </w:r>
      </w:ins>
    </w:p>
    <w:p w14:paraId="454FF1F8" w14:textId="77777777" w:rsidR="00B23922" w:rsidRDefault="00B23922" w:rsidP="00B23922">
      <w:pPr>
        <w:pStyle w:val="NormalWeb"/>
        <w:spacing w:before="0" w:beforeAutospacing="0" w:after="0" w:afterAutospacing="0"/>
        <w:rPr>
          <w:ins w:id="1276" w:author="Danni Liu" w:date="2020-09-03T13:13:00Z"/>
          <w:rFonts w:ascii="Calibri" w:hAnsi="Calibri" w:cs="Calibri"/>
          <w:sz w:val="22"/>
          <w:szCs w:val="22"/>
        </w:rPr>
      </w:pPr>
      <w:ins w:id="1277" w:author="Danni Liu" w:date="2020-09-03T13:13:00Z">
        <w:r>
          <w:rPr>
            <w:rFonts w:ascii="Calibri" w:hAnsi="Calibri" w:cs="Calibri"/>
            <w:sz w:val="22"/>
            <w:szCs w:val="22"/>
          </w:rPr>
          <w:t> </w:t>
        </w:r>
      </w:ins>
    </w:p>
    <w:p w14:paraId="27027F2D" w14:textId="77777777" w:rsidR="00B23922" w:rsidRDefault="00B23922" w:rsidP="00B23922">
      <w:pPr>
        <w:pStyle w:val="NormalWeb"/>
        <w:spacing w:before="0" w:beforeAutospacing="0" w:after="0" w:afterAutospacing="0"/>
        <w:rPr>
          <w:ins w:id="1278" w:author="Danni Liu" w:date="2020-09-03T13:13:00Z"/>
          <w:rFonts w:ascii="Calibri" w:hAnsi="Calibri" w:cs="Calibri"/>
          <w:sz w:val="22"/>
          <w:szCs w:val="22"/>
        </w:rPr>
      </w:pPr>
      <w:ins w:id="1279" w:author="Danni Liu" w:date="2020-09-03T13:13:00Z">
        <w:r>
          <w:rPr>
            <w:rFonts w:ascii="Calibri" w:hAnsi="Calibri" w:cs="Calibri"/>
            <w:sz w:val="22"/>
            <w:szCs w:val="22"/>
          </w:rPr>
          <w:t>------------------------------------React and Angular:</w:t>
        </w:r>
      </w:ins>
    </w:p>
    <w:p w14:paraId="25D5B126" w14:textId="77777777" w:rsidR="00B23922" w:rsidRDefault="00B23922" w:rsidP="00B23922">
      <w:pPr>
        <w:pStyle w:val="NormalWeb"/>
        <w:spacing w:before="0" w:beforeAutospacing="0" w:after="0" w:afterAutospacing="0"/>
        <w:rPr>
          <w:ins w:id="1280" w:author="Danni Liu" w:date="2020-09-03T13:13:00Z"/>
          <w:rFonts w:ascii="Calibri" w:hAnsi="Calibri" w:cs="Calibri"/>
          <w:sz w:val="22"/>
          <w:szCs w:val="22"/>
        </w:rPr>
      </w:pPr>
      <w:ins w:id="1281" w:author="Danni Liu" w:date="2020-09-03T13:13:00Z">
        <w:r>
          <w:rPr>
            <w:rFonts w:ascii="Calibri" w:hAnsi="Calibri" w:cs="Calibri"/>
            <w:sz w:val="22"/>
            <w:szCs w:val="22"/>
          </w:rPr>
          <w:t xml:space="preserve">Instead of two-way data binding, </w:t>
        </w:r>
        <w:proofErr w:type="gramStart"/>
        <w:r>
          <w:rPr>
            <w:rFonts w:ascii="Calibri" w:hAnsi="Calibri" w:cs="Calibri"/>
            <w:sz w:val="22"/>
            <w:szCs w:val="22"/>
          </w:rPr>
          <w:t>React</w:t>
        </w:r>
        <w:proofErr w:type="gramEnd"/>
        <w:r>
          <w:rPr>
            <w:rFonts w:ascii="Calibri" w:hAnsi="Calibri" w:cs="Calibri"/>
            <w:sz w:val="22"/>
            <w:szCs w:val="22"/>
          </w:rPr>
          <w:t xml:space="preserve"> emphasized unidirectional data flow. The React approach said that two-way data binding didn’t scale well and created applications that were difficult to understand. It also introduced things like JSX and the virtual DOM</w:t>
        </w:r>
      </w:ins>
    </w:p>
    <w:p w14:paraId="11F9C371" w14:textId="77777777" w:rsidR="00B23922" w:rsidRDefault="00B23922" w:rsidP="00B23922">
      <w:pPr>
        <w:pStyle w:val="NormalWeb"/>
        <w:spacing w:before="0" w:beforeAutospacing="0" w:after="0" w:afterAutospacing="0"/>
        <w:rPr>
          <w:ins w:id="1282" w:author="Danni Liu" w:date="2020-09-03T13:13:00Z"/>
          <w:rFonts w:ascii="Calibri" w:hAnsi="Calibri" w:cs="Calibri"/>
          <w:sz w:val="22"/>
          <w:szCs w:val="22"/>
        </w:rPr>
      </w:pPr>
      <w:ins w:id="1283" w:author="Danni Liu" w:date="2020-09-03T13:13:00Z">
        <w:r>
          <w:rPr>
            <w:rFonts w:ascii="Calibri" w:hAnsi="Calibri" w:cs="Calibri"/>
            <w:sz w:val="22"/>
            <w:szCs w:val="22"/>
          </w:rPr>
          <w:t> </w:t>
        </w:r>
      </w:ins>
    </w:p>
    <w:p w14:paraId="35CB8837" w14:textId="77777777" w:rsidR="00B23922" w:rsidRDefault="00B23922" w:rsidP="00B23922">
      <w:pPr>
        <w:pStyle w:val="NormalWeb"/>
        <w:spacing w:before="0" w:beforeAutospacing="0" w:after="0" w:afterAutospacing="0"/>
        <w:rPr>
          <w:ins w:id="1284" w:author="Danni Liu" w:date="2020-09-03T13:13:00Z"/>
          <w:rFonts w:ascii="Calibri" w:hAnsi="Calibri" w:cs="Calibri"/>
          <w:sz w:val="22"/>
          <w:szCs w:val="22"/>
        </w:rPr>
      </w:pPr>
      <w:ins w:id="1285" w:author="Danni Liu" w:date="2020-09-03T13:13:00Z">
        <w:r>
          <w:rPr>
            <w:rFonts w:ascii="Calibri" w:hAnsi="Calibri" w:cs="Calibri"/>
            <w:sz w:val="22"/>
            <w:szCs w:val="22"/>
          </w:rPr>
          <w:t xml:space="preserve">-----------------------------------Use </w:t>
        </w:r>
        <w:proofErr w:type="spellStart"/>
        <w:r>
          <w:rPr>
            <w:rFonts w:ascii="Calibri" w:hAnsi="Calibri" w:cs="Calibri"/>
            <w:sz w:val="22"/>
            <w:szCs w:val="22"/>
          </w:rPr>
          <w:t>axios</w:t>
        </w:r>
        <w:proofErr w:type="spellEnd"/>
        <w:r>
          <w:rPr>
            <w:rFonts w:ascii="Calibri" w:hAnsi="Calibri" w:cs="Calibri"/>
            <w:sz w:val="22"/>
            <w:szCs w:val="22"/>
          </w:rPr>
          <w:t xml:space="preserve"> with react:</w:t>
        </w:r>
      </w:ins>
    </w:p>
    <w:p w14:paraId="5C35685E" w14:textId="77777777" w:rsidR="00B23922" w:rsidRDefault="00B23922" w:rsidP="00B23922">
      <w:pPr>
        <w:pStyle w:val="NormalWeb"/>
        <w:spacing w:before="0" w:beforeAutospacing="0" w:after="0" w:afterAutospacing="0"/>
        <w:rPr>
          <w:ins w:id="1286" w:author="Danni Liu" w:date="2020-09-03T13:13:00Z"/>
          <w:rFonts w:ascii="Calibri" w:hAnsi="Calibri" w:cs="Calibri"/>
          <w:sz w:val="22"/>
          <w:szCs w:val="22"/>
        </w:rPr>
      </w:pPr>
      <w:ins w:id="1287" w:author="Danni Liu" w:date="2020-09-03T13:13:00Z">
        <w:r>
          <w:rPr>
            <w:rFonts w:ascii="Calibri" w:hAnsi="Calibri" w:cs="Calibri"/>
            <w:sz w:val="22"/>
            <w:szCs w:val="22"/>
          </w:rPr>
          <w:fldChar w:fldCharType="begin"/>
        </w:r>
        <w:r>
          <w:rPr>
            <w:rFonts w:ascii="Calibri" w:hAnsi="Calibri" w:cs="Calibri"/>
            <w:sz w:val="22"/>
            <w:szCs w:val="22"/>
          </w:rPr>
          <w:instrText xml:space="preserve"> HYPERLINK "https://alligator.io/react/axios-react/" </w:instrText>
        </w:r>
        <w:r>
          <w:rPr>
            <w:rFonts w:ascii="Calibri" w:hAnsi="Calibri" w:cs="Calibri"/>
            <w:sz w:val="22"/>
            <w:szCs w:val="22"/>
          </w:rPr>
          <w:fldChar w:fldCharType="separate"/>
        </w:r>
        <w:r>
          <w:rPr>
            <w:rStyle w:val="Hyperlink"/>
            <w:rFonts w:ascii="Calibri" w:hAnsi="Calibri" w:cs="Calibri"/>
            <w:sz w:val="22"/>
            <w:szCs w:val="22"/>
          </w:rPr>
          <w:t>https://alligator.io/react/axios-react/</w:t>
        </w:r>
        <w:r>
          <w:rPr>
            <w:rFonts w:ascii="Calibri" w:hAnsi="Calibri" w:cs="Calibri"/>
            <w:sz w:val="22"/>
            <w:szCs w:val="22"/>
          </w:rPr>
          <w:fldChar w:fldCharType="end"/>
        </w:r>
      </w:ins>
    </w:p>
    <w:p w14:paraId="07F1B572" w14:textId="77777777" w:rsidR="00B23922" w:rsidRDefault="00B23922" w:rsidP="00B23922">
      <w:pPr>
        <w:pStyle w:val="NormalWeb"/>
        <w:spacing w:before="0" w:beforeAutospacing="0" w:after="0" w:afterAutospacing="0"/>
        <w:rPr>
          <w:ins w:id="1288" w:author="Danni Liu" w:date="2020-09-03T13:13:00Z"/>
          <w:rFonts w:ascii="Calibri" w:hAnsi="Calibri" w:cs="Calibri"/>
          <w:sz w:val="22"/>
          <w:szCs w:val="22"/>
        </w:rPr>
      </w:pPr>
      <w:ins w:id="1289" w:author="Danni Liu" w:date="2020-09-03T13:13:00Z">
        <w:r>
          <w:rPr>
            <w:rFonts w:ascii="Calibri" w:hAnsi="Calibri" w:cs="Calibri"/>
            <w:sz w:val="22"/>
            <w:szCs w:val="22"/>
          </w:rPr>
          <w:t> </w:t>
        </w:r>
      </w:ins>
    </w:p>
    <w:p w14:paraId="5ECA7AFA" w14:textId="77777777" w:rsidR="00B23922" w:rsidRDefault="00B23922" w:rsidP="00B23922">
      <w:pPr>
        <w:pStyle w:val="NormalWeb"/>
        <w:spacing w:before="0" w:beforeAutospacing="0" w:after="0" w:afterAutospacing="0"/>
        <w:rPr>
          <w:ins w:id="1290" w:author="Danni Liu" w:date="2020-09-03T13:13:00Z"/>
          <w:rFonts w:ascii="Calibri" w:hAnsi="Calibri" w:cs="Calibri"/>
          <w:sz w:val="22"/>
          <w:szCs w:val="22"/>
        </w:rPr>
      </w:pPr>
      <w:ins w:id="1291" w:author="Danni Liu" w:date="2020-09-03T13:13:00Z">
        <w:r>
          <w:rPr>
            <w:rFonts w:ascii="Calibri" w:hAnsi="Calibri" w:cs="Calibri"/>
            <w:sz w:val="22"/>
            <w:szCs w:val="22"/>
          </w:rPr>
          <w:t>-------------------------------------React and Redux:</w:t>
        </w:r>
      </w:ins>
    </w:p>
    <w:p w14:paraId="18DCBB3D" w14:textId="77777777" w:rsidR="00B23922" w:rsidRDefault="00B23922" w:rsidP="00B23922">
      <w:pPr>
        <w:pStyle w:val="NormalWeb"/>
        <w:spacing w:before="0" w:beforeAutospacing="0" w:after="0" w:afterAutospacing="0"/>
        <w:rPr>
          <w:ins w:id="1292" w:author="Danni Liu" w:date="2020-09-03T13:13:00Z"/>
          <w:rFonts w:ascii="Calibri" w:hAnsi="Calibri" w:cs="Calibri"/>
          <w:sz w:val="22"/>
          <w:szCs w:val="22"/>
        </w:rPr>
      </w:pPr>
      <w:ins w:id="1293" w:author="Danni Liu" w:date="2020-09-03T13:13:00Z">
        <w:r>
          <w:rPr>
            <w:rFonts w:ascii="Calibri" w:hAnsi="Calibri" w:cs="Calibri"/>
            <w:sz w:val="22"/>
            <w:szCs w:val="22"/>
          </w:rPr>
          <w:fldChar w:fldCharType="begin"/>
        </w:r>
        <w:r>
          <w:rPr>
            <w:rFonts w:ascii="Calibri" w:hAnsi="Calibri" w:cs="Calibri"/>
            <w:sz w:val="22"/>
            <w:szCs w:val="22"/>
          </w:rPr>
          <w:instrText xml:space="preserve"> HYPERLINK "https://daveceddia.com/how-does-redux-work/" </w:instrText>
        </w:r>
        <w:r>
          <w:rPr>
            <w:rFonts w:ascii="Calibri" w:hAnsi="Calibri" w:cs="Calibri"/>
            <w:sz w:val="22"/>
            <w:szCs w:val="22"/>
          </w:rPr>
          <w:fldChar w:fldCharType="separate"/>
        </w:r>
        <w:r>
          <w:rPr>
            <w:rStyle w:val="Hyperlink"/>
            <w:rFonts w:ascii="Calibri" w:hAnsi="Calibri" w:cs="Calibri"/>
            <w:sz w:val="22"/>
            <w:szCs w:val="22"/>
          </w:rPr>
          <w:t>https://daveceddia.com/how-does-redux-work/</w:t>
        </w:r>
        <w:r>
          <w:rPr>
            <w:rFonts w:ascii="Calibri" w:hAnsi="Calibri" w:cs="Calibri"/>
            <w:sz w:val="22"/>
            <w:szCs w:val="22"/>
          </w:rPr>
          <w:fldChar w:fldCharType="end"/>
        </w:r>
      </w:ins>
    </w:p>
    <w:p w14:paraId="6707D4A5" w14:textId="77777777" w:rsidR="00B23922" w:rsidRDefault="00B23922" w:rsidP="00B23922">
      <w:pPr>
        <w:pStyle w:val="NormalWeb"/>
        <w:spacing w:before="0" w:beforeAutospacing="0" w:after="0" w:afterAutospacing="0"/>
        <w:rPr>
          <w:ins w:id="1294" w:author="Danni Liu" w:date="2020-09-03T13:13:00Z"/>
          <w:rFonts w:ascii="Calibri" w:hAnsi="Calibri" w:cs="Calibri"/>
          <w:sz w:val="22"/>
          <w:szCs w:val="22"/>
        </w:rPr>
      </w:pPr>
      <w:ins w:id="1295" w:author="Danni Liu" w:date="2020-09-03T13:13:00Z">
        <w:r>
          <w:rPr>
            <w:rFonts w:ascii="Calibri" w:hAnsi="Calibri" w:cs="Calibri"/>
            <w:sz w:val="22"/>
            <w:szCs w:val="22"/>
          </w:rPr>
          <w:fldChar w:fldCharType="begin"/>
        </w:r>
        <w:r>
          <w:rPr>
            <w:rFonts w:ascii="Calibri" w:hAnsi="Calibri" w:cs="Calibri"/>
            <w:sz w:val="22"/>
            <w:szCs w:val="22"/>
          </w:rPr>
          <w:instrText xml:space="preserve"> HYPERLINK "https://www.sohamkamani.com/blog/2017/03/31/react-redux-connect-explained/" </w:instrText>
        </w:r>
        <w:r>
          <w:rPr>
            <w:rFonts w:ascii="Calibri" w:hAnsi="Calibri" w:cs="Calibri"/>
            <w:sz w:val="22"/>
            <w:szCs w:val="22"/>
          </w:rPr>
          <w:fldChar w:fldCharType="separate"/>
        </w:r>
        <w:r>
          <w:rPr>
            <w:rStyle w:val="Hyperlink"/>
            <w:rFonts w:ascii="Calibri" w:hAnsi="Calibri" w:cs="Calibri"/>
            <w:sz w:val="22"/>
            <w:szCs w:val="22"/>
          </w:rPr>
          <w:t>https://www.sohamkamani.com/blog/2017/03/31/react-redux-connect-explained/</w:t>
        </w:r>
        <w:r>
          <w:rPr>
            <w:rFonts w:ascii="Calibri" w:hAnsi="Calibri" w:cs="Calibri"/>
            <w:sz w:val="22"/>
            <w:szCs w:val="22"/>
          </w:rPr>
          <w:fldChar w:fldCharType="end"/>
        </w:r>
      </w:ins>
    </w:p>
    <w:p w14:paraId="3275B4B4" w14:textId="77777777" w:rsidR="00B23922" w:rsidRDefault="00B23922" w:rsidP="00B23922">
      <w:pPr>
        <w:pStyle w:val="NormalWeb"/>
        <w:spacing w:before="0" w:beforeAutospacing="0" w:after="0" w:afterAutospacing="0"/>
        <w:rPr>
          <w:ins w:id="1296" w:author="Danni Liu" w:date="2020-09-03T13:13:00Z"/>
          <w:rFonts w:ascii="Calibri" w:hAnsi="Calibri" w:cs="Calibri"/>
          <w:sz w:val="22"/>
          <w:szCs w:val="22"/>
        </w:rPr>
      </w:pPr>
      <w:ins w:id="1297" w:author="Danni Liu" w:date="2020-09-03T13:13:00Z">
        <w:r>
          <w:rPr>
            <w:rFonts w:ascii="Calibri" w:hAnsi="Calibri" w:cs="Calibri"/>
            <w:sz w:val="22"/>
            <w:szCs w:val="22"/>
          </w:rPr>
          <w:t>*The state managed by redux is application state, not the component state.</w:t>
        </w:r>
      </w:ins>
    </w:p>
    <w:p w14:paraId="68A23368" w14:textId="77777777" w:rsidR="00B23922" w:rsidRDefault="00B23922" w:rsidP="00B23922">
      <w:pPr>
        <w:pStyle w:val="NormalWeb"/>
        <w:spacing w:before="0" w:beforeAutospacing="0" w:after="0" w:afterAutospacing="0"/>
        <w:rPr>
          <w:ins w:id="1298" w:author="Danni Liu" w:date="2020-09-03T13:13:00Z"/>
          <w:rFonts w:ascii="Calibri" w:hAnsi="Calibri" w:cs="Calibri"/>
          <w:sz w:val="22"/>
          <w:szCs w:val="22"/>
        </w:rPr>
      </w:pPr>
      <w:ins w:id="1299" w:author="Danni Liu" w:date="2020-09-03T13:13:00Z">
        <w:r>
          <w:rPr>
            <w:rFonts w:ascii="Calibri" w:hAnsi="Calibri" w:cs="Calibri"/>
            <w:sz w:val="22"/>
            <w:szCs w:val="22"/>
          </w:rPr>
          <w:t>*An "</w:t>
        </w:r>
        <w:r>
          <w:rPr>
            <w:rFonts w:ascii="Calibri" w:hAnsi="Calibri" w:cs="Calibri"/>
            <w:b/>
            <w:bCs/>
            <w:sz w:val="22"/>
            <w:szCs w:val="22"/>
          </w:rPr>
          <w:t>action</w:t>
        </w:r>
        <w:r>
          <w:rPr>
            <w:rFonts w:ascii="Calibri" w:hAnsi="Calibri" w:cs="Calibri"/>
            <w:sz w:val="22"/>
            <w:szCs w:val="22"/>
          </w:rPr>
          <w:t>" is a JS object that describes a change we want to make. It requires to have a "type" property, as a string.</w:t>
        </w:r>
      </w:ins>
    </w:p>
    <w:p w14:paraId="319B0AB4" w14:textId="77777777" w:rsidR="00B23922" w:rsidRDefault="00B23922" w:rsidP="00B23922">
      <w:pPr>
        <w:pStyle w:val="NormalWeb"/>
        <w:spacing w:before="0" w:beforeAutospacing="0" w:after="0" w:afterAutospacing="0"/>
        <w:rPr>
          <w:ins w:id="1300" w:author="Danni Liu" w:date="2020-09-03T13:13:00Z"/>
          <w:rFonts w:ascii="Calibri" w:hAnsi="Calibri" w:cs="Calibri"/>
          <w:sz w:val="22"/>
          <w:szCs w:val="22"/>
        </w:rPr>
      </w:pPr>
      <w:ins w:id="1301" w:author="Danni Liu" w:date="2020-09-03T13:13:00Z">
        <w:r>
          <w:rPr>
            <w:rFonts w:ascii="Calibri" w:hAnsi="Calibri" w:cs="Calibri"/>
            <w:sz w:val="22"/>
            <w:szCs w:val="22"/>
          </w:rPr>
          <w:t xml:space="preserve">*To </w:t>
        </w:r>
        <w:r>
          <w:rPr>
            <w:rFonts w:ascii="Calibri" w:hAnsi="Calibri" w:cs="Calibri"/>
            <w:b/>
            <w:bCs/>
            <w:sz w:val="22"/>
            <w:szCs w:val="22"/>
          </w:rPr>
          <w:t>change data</w:t>
        </w:r>
        <w:r>
          <w:rPr>
            <w:rFonts w:ascii="Calibri" w:hAnsi="Calibri" w:cs="Calibri"/>
            <w:sz w:val="22"/>
            <w:szCs w:val="22"/>
          </w:rPr>
          <w:t xml:space="preserve">, we need to </w:t>
        </w:r>
        <w:r>
          <w:rPr>
            <w:rFonts w:ascii="Calibri" w:hAnsi="Calibri" w:cs="Calibri"/>
            <w:b/>
            <w:bCs/>
            <w:sz w:val="22"/>
            <w:szCs w:val="22"/>
          </w:rPr>
          <w:t>dispatch</w:t>
        </w:r>
        <w:r>
          <w:rPr>
            <w:rFonts w:ascii="Calibri" w:hAnsi="Calibri" w:cs="Calibri"/>
            <w:sz w:val="22"/>
            <w:szCs w:val="22"/>
          </w:rPr>
          <w:t xml:space="preserve"> an </w:t>
        </w:r>
        <w:r>
          <w:rPr>
            <w:rFonts w:ascii="Calibri" w:hAnsi="Calibri" w:cs="Calibri"/>
            <w:b/>
            <w:bCs/>
            <w:sz w:val="22"/>
            <w:szCs w:val="22"/>
          </w:rPr>
          <w:t>action</w:t>
        </w:r>
        <w:r>
          <w:rPr>
            <w:rFonts w:ascii="Calibri" w:hAnsi="Calibri" w:cs="Calibri"/>
            <w:sz w:val="22"/>
            <w:szCs w:val="22"/>
          </w:rPr>
          <w:t>.</w:t>
        </w:r>
      </w:ins>
    </w:p>
    <w:p w14:paraId="23F660C7" w14:textId="77777777" w:rsidR="00B23922" w:rsidRDefault="00B23922" w:rsidP="00B23922">
      <w:pPr>
        <w:pStyle w:val="NormalWeb"/>
        <w:spacing w:before="0" w:beforeAutospacing="0" w:after="0" w:afterAutospacing="0"/>
        <w:rPr>
          <w:ins w:id="1302" w:author="Danni Liu" w:date="2020-09-03T13:13:00Z"/>
          <w:rFonts w:ascii="Calibri" w:hAnsi="Calibri" w:cs="Calibri"/>
          <w:sz w:val="22"/>
          <w:szCs w:val="22"/>
        </w:rPr>
      </w:pPr>
      <w:ins w:id="1303" w:author="Danni Liu" w:date="2020-09-03T13:13:00Z">
        <w:r>
          <w:rPr>
            <w:rFonts w:ascii="Calibri" w:hAnsi="Calibri" w:cs="Calibri"/>
            <w:sz w:val="22"/>
            <w:szCs w:val="22"/>
          </w:rPr>
          <w:lastRenderedPageBreak/>
          <w:t>*To</w:t>
        </w:r>
        <w:r>
          <w:rPr>
            <w:rFonts w:ascii="Calibri" w:hAnsi="Calibri" w:cs="Calibri"/>
            <w:b/>
            <w:bCs/>
            <w:sz w:val="22"/>
            <w:szCs w:val="22"/>
          </w:rPr>
          <w:t xml:space="preserve"> obtain data</w:t>
        </w:r>
        <w:r>
          <w:rPr>
            <w:rFonts w:ascii="Calibri" w:hAnsi="Calibri" w:cs="Calibri"/>
            <w:sz w:val="22"/>
            <w:szCs w:val="22"/>
          </w:rPr>
          <w:t xml:space="preserve"> we need to get the current </w:t>
        </w:r>
        <w:r>
          <w:rPr>
            <w:rFonts w:ascii="Calibri" w:hAnsi="Calibri" w:cs="Calibri"/>
            <w:b/>
            <w:bCs/>
            <w:sz w:val="22"/>
            <w:szCs w:val="22"/>
          </w:rPr>
          <w:t>state</w:t>
        </w:r>
        <w:r>
          <w:rPr>
            <w:rFonts w:ascii="Calibri" w:hAnsi="Calibri" w:cs="Calibri"/>
            <w:sz w:val="22"/>
            <w:szCs w:val="22"/>
          </w:rPr>
          <w:t xml:space="preserve"> of the </w:t>
        </w:r>
        <w:r>
          <w:rPr>
            <w:rFonts w:ascii="Calibri" w:hAnsi="Calibri" w:cs="Calibri"/>
            <w:b/>
            <w:bCs/>
            <w:sz w:val="22"/>
            <w:szCs w:val="22"/>
          </w:rPr>
          <w:t>store</w:t>
        </w:r>
        <w:r>
          <w:rPr>
            <w:rFonts w:ascii="Calibri" w:hAnsi="Calibri" w:cs="Calibri"/>
            <w:sz w:val="22"/>
            <w:szCs w:val="22"/>
          </w:rPr>
          <w:t>.</w:t>
        </w:r>
      </w:ins>
    </w:p>
    <w:p w14:paraId="3DEB6D69" w14:textId="77777777" w:rsidR="00B23922" w:rsidRDefault="00B23922" w:rsidP="00B23922">
      <w:pPr>
        <w:pStyle w:val="NormalWeb"/>
        <w:spacing w:before="0" w:beforeAutospacing="0" w:after="0" w:afterAutospacing="0"/>
        <w:rPr>
          <w:ins w:id="1304" w:author="Danni Liu" w:date="2020-09-03T13:13:00Z"/>
          <w:rFonts w:ascii="Calibri" w:hAnsi="Calibri" w:cs="Calibri"/>
          <w:sz w:val="22"/>
          <w:szCs w:val="22"/>
        </w:rPr>
      </w:pPr>
      <w:ins w:id="1305" w:author="Danni Liu" w:date="2020-09-03T13:13:00Z">
        <w:r>
          <w:rPr>
            <w:rFonts w:ascii="Calibri" w:hAnsi="Calibri" w:cs="Calibri"/>
            <w:sz w:val="22"/>
            <w:szCs w:val="22"/>
          </w:rPr>
          <w:t>*</w:t>
        </w:r>
        <w:r>
          <w:rPr>
            <w:rFonts w:ascii="Calibri" w:hAnsi="Calibri" w:cs="Calibri"/>
            <w:b/>
            <w:bCs/>
            <w:sz w:val="22"/>
            <w:szCs w:val="22"/>
          </w:rPr>
          <w:t>Reducer</w:t>
        </w:r>
        <w:r>
          <w:rPr>
            <w:rFonts w:ascii="Calibri" w:hAnsi="Calibri" w:cs="Calibri"/>
            <w:sz w:val="22"/>
            <w:szCs w:val="22"/>
          </w:rPr>
          <w:t xml:space="preserve"> is function that takes </w:t>
        </w:r>
        <w:r>
          <w:rPr>
            <w:rFonts w:ascii="Calibri" w:hAnsi="Calibri" w:cs="Calibri"/>
            <w:b/>
            <w:bCs/>
            <w:sz w:val="22"/>
            <w:szCs w:val="22"/>
          </w:rPr>
          <w:t>current</w:t>
        </w:r>
        <w:r>
          <w:rPr>
            <w:rFonts w:ascii="Calibri" w:hAnsi="Calibri" w:cs="Calibri"/>
            <w:sz w:val="22"/>
            <w:szCs w:val="22"/>
          </w:rPr>
          <w:t xml:space="preserve"> state and action as arguments, and returns the next state of the app. It tells redux what our state should look like.</w:t>
        </w:r>
      </w:ins>
    </w:p>
    <w:p w14:paraId="0BD13B0D" w14:textId="77777777" w:rsidR="00B23922" w:rsidRDefault="00B23922" w:rsidP="00B23922">
      <w:pPr>
        <w:pStyle w:val="NormalWeb"/>
        <w:spacing w:before="0" w:beforeAutospacing="0" w:after="0" w:afterAutospacing="0"/>
        <w:rPr>
          <w:ins w:id="1306" w:author="Danni Liu" w:date="2020-09-03T13:13:00Z"/>
          <w:rFonts w:ascii="Calibri" w:hAnsi="Calibri" w:cs="Calibri"/>
          <w:sz w:val="22"/>
          <w:szCs w:val="22"/>
        </w:rPr>
      </w:pPr>
      <w:ins w:id="1307" w:author="Danni Liu" w:date="2020-09-03T13:13:00Z">
        <w:r>
          <w:rPr>
            <w:rFonts w:ascii="Calibri" w:hAnsi="Calibri" w:cs="Calibri"/>
            <w:sz w:val="22"/>
            <w:szCs w:val="22"/>
          </w:rPr>
          <w:t>*</w:t>
        </w:r>
        <w:r>
          <w:rPr>
            <w:rFonts w:ascii="Calibri" w:hAnsi="Calibri" w:cs="Calibri"/>
            <w:b/>
            <w:bCs/>
            <w:sz w:val="22"/>
            <w:szCs w:val="22"/>
          </w:rPr>
          <w:t>Redux state</w:t>
        </w:r>
        <w:r>
          <w:rPr>
            <w:rFonts w:ascii="Calibri" w:hAnsi="Calibri" w:cs="Calibri"/>
            <w:sz w:val="22"/>
            <w:szCs w:val="22"/>
          </w:rPr>
          <w:t>: State is read-only, and actions are the only way to modify it. Changes happen one way, and one way only: dispatch(action)--&gt; reducer --&gt; new State --&gt;</w:t>
        </w:r>
        <w:proofErr w:type="spellStart"/>
        <w:r>
          <w:rPr>
            <w:rFonts w:ascii="Calibri" w:hAnsi="Calibri" w:cs="Calibri"/>
            <w:sz w:val="22"/>
            <w:szCs w:val="22"/>
          </w:rPr>
          <w:t>rerender</w:t>
        </w:r>
        <w:proofErr w:type="spellEnd"/>
        <w:r>
          <w:rPr>
            <w:rFonts w:ascii="Calibri" w:hAnsi="Calibri" w:cs="Calibri"/>
            <w:sz w:val="22"/>
            <w:szCs w:val="22"/>
          </w:rPr>
          <w:t>. The reducer function must be "pure" - it cannot modify its arguments (state and action).</w:t>
        </w:r>
      </w:ins>
    </w:p>
    <w:p w14:paraId="74D31665" w14:textId="77777777" w:rsidR="00B23922" w:rsidRDefault="00B23922" w:rsidP="00B23922">
      <w:pPr>
        <w:pStyle w:val="NormalWeb"/>
        <w:spacing w:before="0" w:beforeAutospacing="0" w:after="0" w:afterAutospacing="0"/>
        <w:rPr>
          <w:ins w:id="1308" w:author="Danni Liu" w:date="2020-09-03T13:13:00Z"/>
          <w:rFonts w:ascii="Calibri" w:hAnsi="Calibri" w:cs="Calibri"/>
          <w:sz w:val="22"/>
          <w:szCs w:val="22"/>
        </w:rPr>
      </w:pPr>
      <w:ins w:id="1309" w:author="Danni Liu" w:date="2020-09-03T13:13:00Z">
        <w:r>
          <w:rPr>
            <w:rFonts w:ascii="Calibri" w:hAnsi="Calibri" w:cs="Calibri"/>
            <w:sz w:val="22"/>
            <w:szCs w:val="22"/>
          </w:rPr>
          <w:t>*</w:t>
        </w:r>
        <w:r>
          <w:rPr>
            <w:rFonts w:ascii="Calibri" w:hAnsi="Calibri" w:cs="Calibri"/>
            <w:b/>
            <w:bCs/>
            <w:sz w:val="22"/>
            <w:szCs w:val="22"/>
          </w:rPr>
          <w:t>Provider</w:t>
        </w:r>
        <w:r>
          <w:rPr>
            <w:rFonts w:ascii="Calibri" w:hAnsi="Calibri" w:cs="Calibri"/>
            <w:sz w:val="22"/>
            <w:szCs w:val="22"/>
          </w:rPr>
          <w:t xml:space="preserve"> is a react component </w:t>
        </w:r>
        <w:proofErr w:type="spellStart"/>
        <w:r>
          <w:rPr>
            <w:rFonts w:ascii="Calibri" w:hAnsi="Calibri" w:cs="Calibri"/>
            <w:sz w:val="22"/>
            <w:szCs w:val="22"/>
          </w:rPr>
          <w:t>from"react</w:t>
        </w:r>
        <w:proofErr w:type="spellEnd"/>
        <w:r>
          <w:rPr>
            <w:rFonts w:ascii="Calibri" w:hAnsi="Calibri" w:cs="Calibri"/>
            <w:sz w:val="22"/>
            <w:szCs w:val="22"/>
          </w:rPr>
          <w:t>-redux" library that serves one purpose: to provide the store to its' child components. only components within the Provider can be connected (In the below diagram, the connect is done through the Provider).</w:t>
        </w:r>
      </w:ins>
    </w:p>
    <w:p w14:paraId="610F1521" w14:textId="77777777" w:rsidR="00B23922" w:rsidRDefault="00B23922" w:rsidP="00B23922">
      <w:pPr>
        <w:pStyle w:val="NormalWeb"/>
        <w:spacing w:before="0" w:beforeAutospacing="0" w:after="0" w:afterAutospacing="0"/>
        <w:rPr>
          <w:ins w:id="1310" w:author="Danni Liu" w:date="2020-09-03T13:13:00Z"/>
          <w:rFonts w:ascii="Calibri" w:hAnsi="Calibri" w:cs="Calibri"/>
          <w:sz w:val="22"/>
          <w:szCs w:val="22"/>
        </w:rPr>
      </w:pPr>
      <w:ins w:id="1311" w:author="Danni Liu" w:date="2020-09-03T13:13:00Z">
        <w:r>
          <w:rPr>
            <w:rFonts w:ascii="Calibri" w:hAnsi="Calibri" w:cs="Calibri"/>
            <w:sz w:val="22"/>
            <w:szCs w:val="22"/>
          </w:rPr>
          <w:t xml:space="preserve">*We only have access to the top (dispatch) and bottom (state) component of the redux flow. </w:t>
        </w:r>
        <w:r>
          <w:rPr>
            <w:rFonts w:ascii="Calibri" w:hAnsi="Calibri" w:cs="Calibri"/>
            <w:b/>
            <w:bCs/>
            <w:sz w:val="22"/>
            <w:szCs w:val="22"/>
          </w:rPr>
          <w:t>Connect</w:t>
        </w:r>
        <w:r>
          <w:rPr>
            <w:rFonts w:ascii="Calibri" w:hAnsi="Calibri" w:cs="Calibri"/>
            <w:sz w:val="22"/>
            <w:szCs w:val="22"/>
          </w:rPr>
          <w:t xml:space="preserve"> map the stores </w:t>
        </w:r>
        <w:r>
          <w:rPr>
            <w:rFonts w:ascii="Calibri" w:hAnsi="Calibri" w:cs="Calibri"/>
            <w:b/>
            <w:bCs/>
            <w:sz w:val="22"/>
            <w:szCs w:val="22"/>
          </w:rPr>
          <w:t>state</w:t>
        </w:r>
        <w:r>
          <w:rPr>
            <w:rFonts w:ascii="Calibri" w:hAnsi="Calibri" w:cs="Calibri"/>
            <w:sz w:val="22"/>
            <w:szCs w:val="22"/>
          </w:rPr>
          <w:t xml:space="preserve"> and </w:t>
        </w:r>
        <w:r>
          <w:rPr>
            <w:rFonts w:ascii="Calibri" w:hAnsi="Calibri" w:cs="Calibri"/>
            <w:b/>
            <w:bCs/>
            <w:sz w:val="22"/>
            <w:szCs w:val="22"/>
          </w:rPr>
          <w:t>dispatch</w:t>
        </w:r>
        <w:r>
          <w:rPr>
            <w:rFonts w:ascii="Calibri" w:hAnsi="Calibri" w:cs="Calibri"/>
            <w:sz w:val="22"/>
            <w:szCs w:val="22"/>
          </w:rPr>
          <w:t xml:space="preserve"> to the </w:t>
        </w:r>
        <w:r>
          <w:rPr>
            <w:rFonts w:ascii="Calibri" w:hAnsi="Calibri" w:cs="Calibri"/>
            <w:b/>
            <w:bCs/>
            <w:sz w:val="22"/>
            <w:szCs w:val="22"/>
          </w:rPr>
          <w:t>props of a component</w:t>
        </w:r>
        <w:r>
          <w:rPr>
            <w:rFonts w:ascii="Calibri" w:hAnsi="Calibri" w:cs="Calibri"/>
            <w:sz w:val="22"/>
            <w:szCs w:val="22"/>
          </w:rPr>
          <w:t>.</w:t>
        </w:r>
      </w:ins>
    </w:p>
    <w:p w14:paraId="1AAA7752" w14:textId="77777777" w:rsidR="00B23922" w:rsidRDefault="00B23922" w:rsidP="00B23922">
      <w:pPr>
        <w:pStyle w:val="NormalWeb"/>
        <w:spacing w:before="0" w:beforeAutospacing="0" w:after="0" w:afterAutospacing="0"/>
        <w:rPr>
          <w:ins w:id="1312" w:author="Danni Liu" w:date="2020-09-03T13:13:00Z"/>
          <w:rFonts w:ascii="Calibri" w:hAnsi="Calibri" w:cs="Calibri"/>
          <w:sz w:val="22"/>
          <w:szCs w:val="22"/>
        </w:rPr>
      </w:pPr>
      <w:ins w:id="1313" w:author="Danni Liu" w:date="2020-09-03T13:13:00Z">
        <w:r>
          <w:rPr>
            <w:rFonts w:ascii="Calibri" w:hAnsi="Calibri" w:cs="Calibri"/>
            <w:sz w:val="22"/>
            <w:szCs w:val="22"/>
          </w:rPr>
          <w:t xml:space="preserve">*The </w:t>
        </w:r>
        <w:proofErr w:type="gramStart"/>
        <w:r>
          <w:rPr>
            <w:rFonts w:ascii="Calibri" w:hAnsi="Calibri" w:cs="Calibri"/>
            <w:b/>
            <w:bCs/>
            <w:sz w:val="22"/>
            <w:szCs w:val="22"/>
          </w:rPr>
          <w:t>dispatch</w:t>
        </w:r>
        <w:r>
          <w:rPr>
            <w:rFonts w:ascii="Calibri" w:hAnsi="Calibri" w:cs="Calibri"/>
            <w:sz w:val="22"/>
            <w:szCs w:val="22"/>
          </w:rPr>
          <w:t>(</w:t>
        </w:r>
        <w:proofErr w:type="gramEnd"/>
        <w:r>
          <w:rPr>
            <w:rFonts w:ascii="Calibri" w:hAnsi="Calibri" w:cs="Calibri"/>
            <w:sz w:val="22"/>
            <w:szCs w:val="22"/>
          </w:rPr>
          <w:t xml:space="preserve">) function can be accessed directly from the store as </w:t>
        </w:r>
        <w:proofErr w:type="spellStart"/>
        <w:r>
          <w:rPr>
            <w:rFonts w:ascii="Calibri" w:hAnsi="Calibri" w:cs="Calibri"/>
            <w:b/>
            <w:bCs/>
            <w:sz w:val="22"/>
            <w:szCs w:val="22"/>
          </w:rPr>
          <w:t>store.dispatch</w:t>
        </w:r>
        <w:proofErr w:type="spellEnd"/>
        <w:r>
          <w:rPr>
            <w:rFonts w:ascii="Calibri" w:hAnsi="Calibri" w:cs="Calibri"/>
            <w:b/>
            <w:bCs/>
            <w:sz w:val="22"/>
            <w:szCs w:val="22"/>
          </w:rPr>
          <w:t>(),</w:t>
        </w:r>
        <w:r>
          <w:rPr>
            <w:rFonts w:ascii="Calibri" w:hAnsi="Calibri" w:cs="Calibri"/>
            <w:sz w:val="22"/>
            <w:szCs w:val="22"/>
          </w:rPr>
          <w:t xml:space="preserve"> but more likely you will access it using a helper like react-</w:t>
        </w:r>
        <w:proofErr w:type="spellStart"/>
        <w:r>
          <w:rPr>
            <w:rFonts w:ascii="Calibri" w:hAnsi="Calibri" w:cs="Calibri"/>
            <w:sz w:val="22"/>
            <w:szCs w:val="22"/>
          </w:rPr>
          <w:t>redux's</w:t>
        </w:r>
        <w:proofErr w:type="spellEnd"/>
        <w:r>
          <w:rPr>
            <w:rFonts w:ascii="Calibri" w:hAnsi="Calibri" w:cs="Calibri"/>
            <w:sz w:val="22"/>
            <w:szCs w:val="22"/>
          </w:rPr>
          <w:t xml:space="preserve"> </w:t>
        </w:r>
        <w:r>
          <w:rPr>
            <w:rFonts w:ascii="Calibri" w:hAnsi="Calibri" w:cs="Calibri"/>
            <w:b/>
            <w:bCs/>
            <w:sz w:val="22"/>
            <w:szCs w:val="22"/>
          </w:rPr>
          <w:t>connect</w:t>
        </w:r>
        <w:r>
          <w:rPr>
            <w:rFonts w:ascii="Calibri" w:hAnsi="Calibri" w:cs="Calibri"/>
            <w:sz w:val="22"/>
            <w:szCs w:val="22"/>
          </w:rPr>
          <w:t xml:space="preserve">(). You can use </w:t>
        </w:r>
        <w:proofErr w:type="spellStart"/>
        <w:proofErr w:type="gramStart"/>
        <w:r>
          <w:rPr>
            <w:rFonts w:ascii="Calibri" w:hAnsi="Calibri" w:cs="Calibri"/>
            <w:b/>
            <w:bCs/>
            <w:sz w:val="22"/>
            <w:szCs w:val="22"/>
          </w:rPr>
          <w:t>bindActionCreators</w:t>
        </w:r>
        <w:proofErr w:type="spellEnd"/>
        <w:r>
          <w:rPr>
            <w:rFonts w:ascii="Calibri" w:hAnsi="Calibri" w:cs="Calibri"/>
            <w:sz w:val="22"/>
            <w:szCs w:val="22"/>
          </w:rPr>
          <w:t>(</w:t>
        </w:r>
        <w:proofErr w:type="gramEnd"/>
        <w:r>
          <w:rPr>
            <w:rFonts w:ascii="Calibri" w:hAnsi="Calibri" w:cs="Calibri"/>
            <w:sz w:val="22"/>
            <w:szCs w:val="22"/>
          </w:rPr>
          <w:t xml:space="preserve">) to automatically bind many action creators to a </w:t>
        </w:r>
        <w:r>
          <w:rPr>
            <w:rFonts w:ascii="Calibri" w:hAnsi="Calibri" w:cs="Calibri"/>
            <w:b/>
            <w:bCs/>
            <w:sz w:val="22"/>
            <w:szCs w:val="22"/>
          </w:rPr>
          <w:t>dispatch</w:t>
        </w:r>
        <w:r>
          <w:rPr>
            <w:rFonts w:ascii="Calibri" w:hAnsi="Calibri" w:cs="Calibri"/>
            <w:sz w:val="22"/>
            <w:szCs w:val="22"/>
          </w:rPr>
          <w:t>() function.</w:t>
        </w:r>
      </w:ins>
    </w:p>
    <w:p w14:paraId="18B04096" w14:textId="77777777" w:rsidR="00B23922" w:rsidRDefault="00B23922" w:rsidP="00B23922">
      <w:pPr>
        <w:pStyle w:val="NormalWeb"/>
        <w:spacing w:before="0" w:beforeAutospacing="0" w:after="0" w:afterAutospacing="0"/>
        <w:rPr>
          <w:ins w:id="1314" w:author="Danni Liu" w:date="2020-09-03T13:13:00Z"/>
          <w:rFonts w:ascii="Calibri" w:hAnsi="Calibri" w:cs="Calibri"/>
          <w:sz w:val="22"/>
          <w:szCs w:val="22"/>
        </w:rPr>
      </w:pPr>
      <w:ins w:id="1315" w:author="Danni Liu" w:date="2020-09-03T13:13:00Z">
        <w:r>
          <w:rPr>
            <w:rFonts w:ascii="Calibri" w:hAnsi="Calibri" w:cs="Calibri"/>
            <w:sz w:val="22"/>
            <w:szCs w:val="22"/>
          </w:rPr>
          <w:t xml:space="preserve">In addition to injecting the result of </w:t>
        </w:r>
        <w:proofErr w:type="spellStart"/>
        <w:r>
          <w:rPr>
            <w:rFonts w:ascii="Calibri" w:hAnsi="Calibri" w:cs="Calibri"/>
            <w:b/>
            <w:bCs/>
            <w:sz w:val="22"/>
            <w:szCs w:val="22"/>
          </w:rPr>
          <w:t>mapStateToProps</w:t>
        </w:r>
        <w:proofErr w:type="spellEnd"/>
        <w:r>
          <w:rPr>
            <w:rFonts w:ascii="Calibri" w:hAnsi="Calibri" w:cs="Calibri"/>
            <w:sz w:val="22"/>
            <w:szCs w:val="22"/>
          </w:rPr>
          <w:t xml:space="preserve"> as </w:t>
        </w:r>
        <w:r>
          <w:rPr>
            <w:rFonts w:ascii="Calibri" w:hAnsi="Calibri" w:cs="Calibri"/>
            <w:b/>
            <w:bCs/>
            <w:sz w:val="22"/>
            <w:szCs w:val="22"/>
          </w:rPr>
          <w:t>props</w:t>
        </w:r>
        <w:r>
          <w:rPr>
            <w:rFonts w:ascii="Calibri" w:hAnsi="Calibri" w:cs="Calibri"/>
            <w:sz w:val="22"/>
            <w:szCs w:val="22"/>
          </w:rPr>
          <w:t xml:space="preserve">, </w:t>
        </w:r>
        <w:r>
          <w:rPr>
            <w:rFonts w:ascii="Calibri" w:hAnsi="Calibri" w:cs="Calibri"/>
            <w:b/>
            <w:bCs/>
            <w:sz w:val="22"/>
            <w:szCs w:val="22"/>
          </w:rPr>
          <w:t>connect</w:t>
        </w:r>
        <w:r>
          <w:rPr>
            <w:rFonts w:ascii="Calibri" w:hAnsi="Calibri" w:cs="Calibri"/>
            <w:sz w:val="22"/>
            <w:szCs w:val="22"/>
          </w:rPr>
          <w:t xml:space="preserve"> also inject </w:t>
        </w:r>
        <w:r>
          <w:rPr>
            <w:rFonts w:ascii="Calibri" w:hAnsi="Calibri" w:cs="Calibri"/>
            <w:b/>
            <w:bCs/>
            <w:sz w:val="22"/>
            <w:szCs w:val="22"/>
          </w:rPr>
          <w:t>dispatch</w:t>
        </w:r>
        <w:r>
          <w:rPr>
            <w:rFonts w:ascii="Calibri" w:hAnsi="Calibri" w:cs="Calibri"/>
            <w:sz w:val="22"/>
            <w:szCs w:val="22"/>
          </w:rPr>
          <w:t xml:space="preserve"> function as a prop.</w:t>
        </w:r>
      </w:ins>
    </w:p>
    <w:p w14:paraId="3CAA6C05" w14:textId="77777777" w:rsidR="00B23922" w:rsidRDefault="00B23922" w:rsidP="00B23922">
      <w:pPr>
        <w:pStyle w:val="NormalWeb"/>
        <w:spacing w:before="0" w:beforeAutospacing="0" w:after="0" w:afterAutospacing="0"/>
        <w:rPr>
          <w:ins w:id="1316" w:author="Danni Liu" w:date="2020-09-03T13:13:00Z"/>
          <w:rFonts w:ascii="Calibri" w:hAnsi="Calibri" w:cs="Calibri"/>
          <w:sz w:val="22"/>
          <w:szCs w:val="22"/>
        </w:rPr>
      </w:pPr>
      <w:ins w:id="1317" w:author="Danni Liu" w:date="2020-09-03T13:13:00Z">
        <w:r>
          <w:rPr>
            <w:rFonts w:ascii="Calibri" w:hAnsi="Calibri" w:cs="Calibri"/>
            <w:sz w:val="22"/>
            <w:szCs w:val="22"/>
          </w:rPr>
          <w:t>*</w:t>
        </w:r>
        <w:proofErr w:type="spellStart"/>
        <w:r>
          <w:rPr>
            <w:rFonts w:ascii="Calibri" w:hAnsi="Calibri" w:cs="Calibri"/>
            <w:b/>
            <w:bCs/>
            <w:sz w:val="22"/>
            <w:szCs w:val="22"/>
          </w:rPr>
          <w:t>mapStateToProps</w:t>
        </w:r>
        <w:proofErr w:type="spellEnd"/>
        <w:r>
          <w:rPr>
            <w:rFonts w:ascii="Calibri" w:hAnsi="Calibri" w:cs="Calibri"/>
            <w:sz w:val="22"/>
            <w:szCs w:val="22"/>
          </w:rPr>
          <w:t xml:space="preserve"> and </w:t>
        </w:r>
        <w:proofErr w:type="spellStart"/>
        <w:r>
          <w:rPr>
            <w:rFonts w:ascii="Calibri" w:hAnsi="Calibri" w:cs="Calibri"/>
            <w:b/>
            <w:bCs/>
            <w:sz w:val="22"/>
            <w:szCs w:val="22"/>
          </w:rPr>
          <w:t>mapDispatchToProps</w:t>
        </w:r>
        <w:proofErr w:type="spellEnd"/>
        <w:r>
          <w:rPr>
            <w:rFonts w:ascii="Calibri" w:hAnsi="Calibri" w:cs="Calibri"/>
            <w:sz w:val="22"/>
            <w:szCs w:val="22"/>
          </w:rPr>
          <w:t xml:space="preserve"> are both pure functions that are provided the stores “state” and “dispatch” respectively. Furthermore, both functions </w:t>
        </w:r>
        <w:proofErr w:type="gramStart"/>
        <w:r>
          <w:rPr>
            <w:rFonts w:ascii="Calibri" w:hAnsi="Calibri" w:cs="Calibri"/>
            <w:sz w:val="22"/>
            <w:szCs w:val="22"/>
          </w:rPr>
          <w:t>have to</w:t>
        </w:r>
        <w:proofErr w:type="gramEnd"/>
        <w:r>
          <w:rPr>
            <w:rFonts w:ascii="Calibri" w:hAnsi="Calibri" w:cs="Calibri"/>
            <w:sz w:val="22"/>
            <w:szCs w:val="22"/>
          </w:rPr>
          <w:t xml:space="preserve"> return an object, whose </w:t>
        </w:r>
        <w:r>
          <w:rPr>
            <w:rFonts w:ascii="Calibri" w:hAnsi="Calibri" w:cs="Calibri"/>
            <w:b/>
            <w:bCs/>
            <w:sz w:val="22"/>
            <w:szCs w:val="22"/>
          </w:rPr>
          <w:t>keys</w:t>
        </w:r>
        <w:r>
          <w:rPr>
            <w:rFonts w:ascii="Calibri" w:hAnsi="Calibri" w:cs="Calibri"/>
            <w:sz w:val="22"/>
            <w:szCs w:val="22"/>
          </w:rPr>
          <w:t xml:space="preserve"> will then be passed on as the props of the component they are connected to.</w:t>
        </w:r>
      </w:ins>
    </w:p>
    <w:p w14:paraId="70FED820" w14:textId="77777777" w:rsidR="00B23922" w:rsidRDefault="00B23922" w:rsidP="00B23922">
      <w:pPr>
        <w:pStyle w:val="NormalWeb"/>
        <w:spacing w:before="0" w:beforeAutospacing="0" w:after="0" w:afterAutospacing="0"/>
        <w:rPr>
          <w:ins w:id="1318" w:author="Danni Liu" w:date="2020-09-03T13:13:00Z"/>
          <w:rFonts w:ascii="Calibri" w:hAnsi="Calibri" w:cs="Calibri"/>
          <w:sz w:val="22"/>
          <w:szCs w:val="22"/>
        </w:rPr>
      </w:pPr>
      <w:ins w:id="1319" w:author="Danni Liu" w:date="2020-09-03T13:13:00Z">
        <w:r>
          <w:rPr>
            <w:rFonts w:ascii="Calibri" w:hAnsi="Calibri" w:cs="Calibri"/>
            <w:sz w:val="22"/>
            <w:szCs w:val="22"/>
          </w:rPr>
          <w:t>*</w:t>
        </w:r>
        <w:r>
          <w:rPr>
            <w:rFonts w:ascii="Calibri" w:hAnsi="Calibri" w:cs="Calibri"/>
            <w:b/>
            <w:bCs/>
            <w:sz w:val="22"/>
            <w:szCs w:val="22"/>
          </w:rPr>
          <w:t>connect</w:t>
        </w:r>
        <w:r>
          <w:rPr>
            <w:rFonts w:ascii="Calibri" w:hAnsi="Calibri" w:cs="Calibri"/>
            <w:sz w:val="22"/>
            <w:szCs w:val="22"/>
          </w:rPr>
          <w:t xml:space="preserve"> returns a customized function, and this function returns a "connected" version of the component supplied as argument. That explains the use of 2 groups of parentheses. The 1st one is for the arguments for the connect method itself, and the second one is the arguments of the customized function which has been returned by connect: </w:t>
        </w:r>
      </w:ins>
    </w:p>
    <w:p w14:paraId="7BB63B6F" w14:textId="77777777" w:rsidR="00B23922" w:rsidRDefault="00B23922" w:rsidP="00B23922">
      <w:pPr>
        <w:pStyle w:val="NormalWeb"/>
        <w:spacing w:before="0" w:beforeAutospacing="0" w:after="0" w:afterAutospacing="0"/>
        <w:rPr>
          <w:ins w:id="1320" w:author="Danni Liu" w:date="2020-09-03T13:13:00Z"/>
          <w:rFonts w:ascii="Calibri" w:hAnsi="Calibri" w:cs="Calibri"/>
          <w:sz w:val="22"/>
          <w:szCs w:val="22"/>
        </w:rPr>
      </w:pPr>
      <w:ins w:id="1321" w:author="Danni Liu" w:date="2020-09-03T13:13:00Z">
        <w:r>
          <w:rPr>
            <w:rFonts w:ascii="Calibri" w:hAnsi="Calibri" w:cs="Calibri"/>
            <w:sz w:val="22"/>
            <w:szCs w:val="22"/>
          </w:rPr>
          <w:t xml:space="preserve">export default </w:t>
        </w:r>
        <w:proofErr w:type="gramStart"/>
        <w:r>
          <w:rPr>
            <w:rFonts w:ascii="Calibri" w:hAnsi="Calibri" w:cs="Calibri"/>
            <w:sz w:val="22"/>
            <w:szCs w:val="22"/>
          </w:rPr>
          <w:t>connect(</w:t>
        </w:r>
        <w:proofErr w:type="spellStart"/>
        <w:proofErr w:type="gramEnd"/>
        <w:r>
          <w:rPr>
            <w:rFonts w:ascii="Calibri" w:hAnsi="Calibri" w:cs="Calibri"/>
            <w:sz w:val="22"/>
            <w:szCs w:val="22"/>
          </w:rPr>
          <w:t>mapStateToProps</w:t>
        </w:r>
        <w:proofErr w:type="spellEnd"/>
        <w:r>
          <w:rPr>
            <w:rFonts w:ascii="Calibri" w:hAnsi="Calibri" w:cs="Calibri"/>
            <w:sz w:val="22"/>
            <w:szCs w:val="22"/>
          </w:rPr>
          <w:t xml:space="preserve">, </w:t>
        </w:r>
        <w:proofErr w:type="spellStart"/>
        <w:r>
          <w:rPr>
            <w:rFonts w:ascii="Calibri" w:hAnsi="Calibri" w:cs="Calibri"/>
            <w:sz w:val="22"/>
            <w:szCs w:val="22"/>
          </w:rPr>
          <w:t>mapDispatchToProps</w:t>
        </w:r>
        <w:proofErr w:type="spellEnd"/>
        <w:r>
          <w:rPr>
            <w:rFonts w:ascii="Calibri" w:hAnsi="Calibri" w:cs="Calibri"/>
            <w:sz w:val="22"/>
            <w:szCs w:val="22"/>
          </w:rPr>
          <w:t>)(</w:t>
        </w:r>
        <w:proofErr w:type="spellStart"/>
        <w:r>
          <w:rPr>
            <w:rFonts w:ascii="Calibri" w:hAnsi="Calibri" w:cs="Calibri"/>
            <w:sz w:val="22"/>
            <w:szCs w:val="22"/>
          </w:rPr>
          <w:t>BookList</w:t>
        </w:r>
        <w:proofErr w:type="spellEnd"/>
        <w:r>
          <w:rPr>
            <w:rFonts w:ascii="Calibri" w:hAnsi="Calibri" w:cs="Calibri"/>
            <w:sz w:val="22"/>
            <w:szCs w:val="22"/>
          </w:rPr>
          <w:t>);</w:t>
        </w:r>
      </w:ins>
    </w:p>
    <w:p w14:paraId="1912FC40" w14:textId="77777777" w:rsidR="00B23922" w:rsidRDefault="00B23922" w:rsidP="00B23922">
      <w:pPr>
        <w:pStyle w:val="NormalWeb"/>
        <w:spacing w:before="0" w:beforeAutospacing="0" w:after="0" w:afterAutospacing="0"/>
        <w:rPr>
          <w:ins w:id="1322" w:author="Danni Liu" w:date="2020-09-03T13:13:00Z"/>
          <w:rFonts w:ascii="Calibri" w:hAnsi="Calibri" w:cs="Calibri"/>
          <w:sz w:val="22"/>
          <w:szCs w:val="22"/>
        </w:rPr>
      </w:pPr>
      <w:proofErr w:type="spellStart"/>
      <w:ins w:id="1323" w:author="Danni Liu" w:date="2020-09-03T13:13:00Z">
        <w:r>
          <w:rPr>
            <w:rFonts w:ascii="Calibri" w:hAnsi="Calibri" w:cs="Calibri"/>
            <w:sz w:val="22"/>
            <w:szCs w:val="22"/>
          </w:rPr>
          <w:t>mapStateToProps</w:t>
        </w:r>
        <w:proofErr w:type="spellEnd"/>
        <w:r>
          <w:rPr>
            <w:rFonts w:ascii="Calibri" w:hAnsi="Calibri" w:cs="Calibri"/>
            <w:sz w:val="22"/>
            <w:szCs w:val="22"/>
          </w:rPr>
          <w:t>: you are passing read-only properties for a component to consume.</w:t>
        </w:r>
      </w:ins>
    </w:p>
    <w:p w14:paraId="0863DE86" w14:textId="77777777" w:rsidR="00B23922" w:rsidRDefault="00B23922" w:rsidP="00B23922">
      <w:pPr>
        <w:pStyle w:val="NormalWeb"/>
        <w:spacing w:before="0" w:beforeAutospacing="0" w:after="0" w:afterAutospacing="0"/>
        <w:rPr>
          <w:ins w:id="1324" w:author="Danni Liu" w:date="2020-09-03T13:13:00Z"/>
          <w:rFonts w:ascii="Calibri" w:hAnsi="Calibri" w:cs="Calibri"/>
          <w:sz w:val="22"/>
          <w:szCs w:val="22"/>
        </w:rPr>
      </w:pPr>
      <w:ins w:id="1325" w:author="Danni Liu" w:date="2020-09-03T13:13:00Z">
        <w:r>
          <w:rPr>
            <w:rFonts w:ascii="Calibri" w:hAnsi="Calibri" w:cs="Calibri"/>
            <w:sz w:val="22"/>
            <w:szCs w:val="22"/>
          </w:rPr>
          <w:t> </w:t>
        </w:r>
      </w:ins>
    </w:p>
    <w:p w14:paraId="7A5C61CA" w14:textId="6E2A6BE7" w:rsidR="00B23922" w:rsidRDefault="00B23922" w:rsidP="00B23922">
      <w:pPr>
        <w:pStyle w:val="NormalWeb"/>
        <w:spacing w:before="0" w:beforeAutospacing="0" w:after="0" w:afterAutospacing="0"/>
        <w:rPr>
          <w:ins w:id="1326" w:author="Danni Liu" w:date="2020-09-03T13:13:00Z"/>
          <w:rFonts w:ascii="Calibri" w:hAnsi="Calibri" w:cs="Calibri"/>
          <w:sz w:val="22"/>
          <w:szCs w:val="22"/>
        </w:rPr>
      </w:pPr>
      <w:ins w:id="1327" w:author="Danni Liu" w:date="2020-09-03T13:13:00Z">
        <w:r>
          <w:rPr>
            <w:rFonts w:ascii="Calibri" w:hAnsi="Calibri" w:cs="Calibri"/>
            <w:noProof/>
            <w:sz w:val="22"/>
            <w:szCs w:val="22"/>
          </w:rPr>
          <w:drawing>
            <wp:inline distT="0" distB="0" distL="0" distR="0" wp14:anchorId="5F300CFE" wp14:editId="6824FDD3">
              <wp:extent cx="6477000"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0" cy="3124200"/>
                      </a:xfrm>
                      <a:prstGeom prst="rect">
                        <a:avLst/>
                      </a:prstGeom>
                      <a:noFill/>
                      <a:ln>
                        <a:noFill/>
                      </a:ln>
                    </pic:spPr>
                  </pic:pic>
                </a:graphicData>
              </a:graphic>
            </wp:inline>
          </w:drawing>
        </w:r>
      </w:ins>
    </w:p>
    <w:p w14:paraId="45207B8B" w14:textId="77777777" w:rsidR="00B23922" w:rsidRDefault="00B23922" w:rsidP="00B23922">
      <w:pPr>
        <w:pStyle w:val="NormalWeb"/>
        <w:spacing w:before="0" w:beforeAutospacing="0" w:after="0" w:afterAutospacing="0"/>
        <w:rPr>
          <w:ins w:id="1328" w:author="Danni Liu" w:date="2020-09-03T13:13:00Z"/>
          <w:rFonts w:ascii="Calibri" w:hAnsi="Calibri" w:cs="Calibri"/>
          <w:sz w:val="22"/>
          <w:szCs w:val="22"/>
        </w:rPr>
      </w:pPr>
      <w:ins w:id="1329" w:author="Danni Liu" w:date="2020-09-03T13:13:00Z">
        <w:r>
          <w:rPr>
            <w:rFonts w:ascii="Calibri" w:hAnsi="Calibri" w:cs="Calibri"/>
            <w:sz w:val="22"/>
            <w:szCs w:val="22"/>
          </w:rPr>
          <w:t> </w:t>
        </w:r>
      </w:ins>
    </w:p>
    <w:p w14:paraId="0A305266" w14:textId="77777777" w:rsidR="00B23922" w:rsidRDefault="00B23922" w:rsidP="00B23922">
      <w:pPr>
        <w:pStyle w:val="NormalWeb"/>
        <w:spacing w:before="0" w:beforeAutospacing="0" w:after="0" w:afterAutospacing="0"/>
        <w:rPr>
          <w:ins w:id="1330" w:author="Danni Liu" w:date="2020-09-03T13:13:00Z"/>
          <w:rFonts w:ascii="Calibri" w:hAnsi="Calibri" w:cs="Calibri"/>
          <w:sz w:val="22"/>
          <w:szCs w:val="22"/>
        </w:rPr>
      </w:pPr>
      <w:ins w:id="1331" w:author="Danni Liu" w:date="2020-09-03T13:13:00Z">
        <w:r>
          <w:rPr>
            <w:rFonts w:ascii="Calibri" w:hAnsi="Calibri" w:cs="Calibri"/>
            <w:sz w:val="22"/>
            <w:szCs w:val="22"/>
          </w:rPr>
          <w:t> </w:t>
        </w:r>
      </w:ins>
    </w:p>
    <w:p w14:paraId="7AD5D0CB" w14:textId="77777777" w:rsidR="00B23922" w:rsidRDefault="00B23922" w:rsidP="00B23922">
      <w:pPr>
        <w:pStyle w:val="NormalWeb"/>
        <w:spacing w:before="0" w:beforeAutospacing="0" w:after="0" w:afterAutospacing="0"/>
        <w:rPr>
          <w:ins w:id="1332" w:author="Danni Liu" w:date="2020-09-03T13:13:00Z"/>
          <w:rFonts w:ascii="Calibri" w:hAnsi="Calibri" w:cs="Calibri"/>
          <w:sz w:val="22"/>
          <w:szCs w:val="22"/>
        </w:rPr>
      </w:pPr>
      <w:ins w:id="1333" w:author="Danni Liu" w:date="2020-09-03T13:13:00Z">
        <w:r>
          <w:rPr>
            <w:rFonts w:ascii="Calibri" w:hAnsi="Calibri" w:cs="Calibri"/>
            <w:sz w:val="22"/>
            <w:szCs w:val="22"/>
          </w:rPr>
          <w:t>-------------------------------------Immutability in React and Redux:</w:t>
        </w:r>
      </w:ins>
    </w:p>
    <w:p w14:paraId="77B7EF5B" w14:textId="77777777" w:rsidR="00B23922" w:rsidRDefault="00B23922" w:rsidP="00B23922">
      <w:pPr>
        <w:numPr>
          <w:ilvl w:val="0"/>
          <w:numId w:val="84"/>
        </w:numPr>
        <w:spacing w:after="0" w:line="240" w:lineRule="auto"/>
        <w:ind w:left="540"/>
        <w:textAlignment w:val="center"/>
        <w:rPr>
          <w:ins w:id="1334" w:author="Danni Liu" w:date="2020-09-03T13:13:00Z"/>
          <w:rFonts w:ascii="Calibri" w:hAnsi="Calibri" w:cs="Calibri"/>
        </w:rPr>
      </w:pPr>
      <w:ins w:id="1335" w:author="Danni Liu" w:date="2020-09-03T13:13:00Z">
        <w:r>
          <w:rPr>
            <w:rFonts w:ascii="Calibri" w:hAnsi="Calibri" w:cs="Calibri"/>
          </w:rPr>
          <w:fldChar w:fldCharType="begin"/>
        </w:r>
        <w:r>
          <w:rPr>
            <w:rFonts w:ascii="Calibri" w:hAnsi="Calibri" w:cs="Calibri"/>
          </w:rPr>
          <w:instrText xml:space="preserve"> HYPERLINK "https://daveceddia.com/why-not-modify-react-state-directly/" </w:instrText>
        </w:r>
        <w:r>
          <w:rPr>
            <w:rFonts w:ascii="Calibri" w:hAnsi="Calibri" w:cs="Calibri"/>
          </w:rPr>
          <w:fldChar w:fldCharType="separate"/>
        </w:r>
        <w:r>
          <w:rPr>
            <w:rStyle w:val="Hyperlink"/>
            <w:rFonts w:ascii="Calibri" w:hAnsi="Calibri" w:cs="Calibri"/>
          </w:rPr>
          <w:t>https://daveceddia.com/why-not-modify-react-state-directly/</w:t>
        </w:r>
        <w:r>
          <w:rPr>
            <w:rFonts w:ascii="Calibri" w:hAnsi="Calibri" w:cs="Calibri"/>
          </w:rPr>
          <w:fldChar w:fldCharType="end"/>
        </w:r>
      </w:ins>
    </w:p>
    <w:p w14:paraId="666680C0" w14:textId="77777777" w:rsidR="00B23922" w:rsidRDefault="00B23922" w:rsidP="00B23922">
      <w:pPr>
        <w:numPr>
          <w:ilvl w:val="0"/>
          <w:numId w:val="84"/>
        </w:numPr>
        <w:spacing w:after="0" w:line="240" w:lineRule="auto"/>
        <w:ind w:left="540"/>
        <w:textAlignment w:val="center"/>
        <w:rPr>
          <w:ins w:id="1336" w:author="Danni Liu" w:date="2020-09-03T13:13:00Z"/>
          <w:rFonts w:ascii="Calibri" w:hAnsi="Calibri" w:cs="Calibri"/>
        </w:rPr>
      </w:pPr>
      <w:ins w:id="1337" w:author="Danni Liu" w:date="2020-09-03T13:13:00Z">
        <w:r>
          <w:rPr>
            <w:rFonts w:ascii="Calibri" w:hAnsi="Calibri" w:cs="Calibri"/>
          </w:rPr>
          <w:t xml:space="preserve">In React, it is important to never mutate state or props; To modify state, always use </w:t>
        </w:r>
        <w:proofErr w:type="spellStart"/>
        <w:proofErr w:type="gramStart"/>
        <w:r>
          <w:rPr>
            <w:rFonts w:ascii="Calibri" w:hAnsi="Calibri" w:cs="Calibri"/>
          </w:rPr>
          <w:t>this.setState</w:t>
        </w:r>
        <w:proofErr w:type="spellEnd"/>
        <w:proofErr w:type="gramEnd"/>
        <w:r>
          <w:rPr>
            <w:rFonts w:ascii="Calibri" w:hAnsi="Calibri" w:cs="Calibri"/>
          </w:rPr>
          <w:t>; as for props, they are one ways thing.</w:t>
        </w:r>
      </w:ins>
    </w:p>
    <w:p w14:paraId="056627FC" w14:textId="77777777" w:rsidR="00B23922" w:rsidRDefault="00B23922" w:rsidP="00B23922">
      <w:pPr>
        <w:pStyle w:val="NormalWeb"/>
        <w:spacing w:before="0" w:beforeAutospacing="0" w:after="0" w:afterAutospacing="0"/>
        <w:rPr>
          <w:ins w:id="1338" w:author="Danni Liu" w:date="2020-09-03T13:13:00Z"/>
          <w:rFonts w:ascii="Calibri" w:hAnsi="Calibri" w:cs="Calibri"/>
          <w:sz w:val="22"/>
          <w:szCs w:val="22"/>
        </w:rPr>
      </w:pPr>
      <w:ins w:id="1339" w:author="Danni Liu" w:date="2020-09-03T13:13:00Z">
        <w:r>
          <w:rPr>
            <w:rFonts w:ascii="Calibri" w:hAnsi="Calibri" w:cs="Calibri"/>
            <w:sz w:val="22"/>
            <w:szCs w:val="22"/>
          </w:rPr>
          <w:t>-------------------------------------React Router:</w:t>
        </w:r>
      </w:ins>
    </w:p>
    <w:p w14:paraId="3B18A70B" w14:textId="77777777" w:rsidR="00B23922" w:rsidRDefault="00B23922" w:rsidP="00B23922">
      <w:pPr>
        <w:pStyle w:val="NormalWeb"/>
        <w:spacing w:before="0" w:beforeAutospacing="0" w:after="0" w:afterAutospacing="0"/>
        <w:rPr>
          <w:ins w:id="1340" w:author="Danni Liu" w:date="2020-09-03T13:13:00Z"/>
          <w:rFonts w:ascii="Calibri" w:hAnsi="Calibri" w:cs="Calibri"/>
          <w:sz w:val="22"/>
          <w:szCs w:val="22"/>
        </w:rPr>
      </w:pPr>
      <w:ins w:id="1341" w:author="Danni Liu" w:date="2020-09-03T13:13:00Z">
        <w:r>
          <w:rPr>
            <w:rFonts w:ascii="Calibri" w:hAnsi="Calibri" w:cs="Calibri"/>
            <w:sz w:val="22"/>
            <w:szCs w:val="22"/>
          </w:rPr>
          <w:lastRenderedPageBreak/>
          <w:t>React Router is React version of SPA:</w:t>
        </w:r>
      </w:ins>
    </w:p>
    <w:p w14:paraId="3BCD2930" w14:textId="465EBE81" w:rsidR="00B23922" w:rsidRDefault="00B23922" w:rsidP="00B23922">
      <w:pPr>
        <w:pStyle w:val="NormalWeb"/>
        <w:spacing w:before="0" w:beforeAutospacing="0" w:after="0" w:afterAutospacing="0"/>
        <w:rPr>
          <w:ins w:id="1342" w:author="Danni Liu" w:date="2020-09-03T13:13:00Z"/>
          <w:rFonts w:ascii="Calibri" w:hAnsi="Calibri" w:cs="Calibri"/>
          <w:sz w:val="22"/>
          <w:szCs w:val="22"/>
        </w:rPr>
      </w:pPr>
      <w:ins w:id="1343" w:author="Danni Liu" w:date="2020-09-03T13:13:00Z">
        <w:r>
          <w:rPr>
            <w:rFonts w:ascii="Calibri" w:hAnsi="Calibri" w:cs="Calibri"/>
            <w:noProof/>
            <w:sz w:val="22"/>
            <w:szCs w:val="22"/>
          </w:rPr>
          <w:drawing>
            <wp:inline distT="0" distB="0" distL="0" distR="0" wp14:anchorId="516F607D" wp14:editId="4BD85C6E">
              <wp:extent cx="6858000" cy="2254885"/>
              <wp:effectExtent l="0" t="0" r="0" b="0"/>
              <wp:docPr id="7" name="Picture 7" descr="A Web Page &#10;00 xo &#10;user the URL &#10;Content! &#10;His tory &#10;Hey History the user &#10;just the URL. &#10;heres the new one &#10;React &#10;Hey ReactRouter. &#10;heres a new URL. &#10;React •Router &#10;Updates the react &#10;shown on the scren. depending &#10;on the URL &#10;Hey React. here are the &#10;components you need to ren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Web Page &#10;00 xo &#10;user the URL &#10;Content! &#10;His tory &#10;Hey History the user &#10;just the URL. &#10;heres the new one &#10;React &#10;Hey ReactRouter. &#10;heres a new URL. &#10;React •Router &#10;Updates the react &#10;shown on the scren. depending &#10;on the URL &#10;Hey React. here are the &#10;components you need to render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2254885"/>
                      </a:xfrm>
                      <a:prstGeom prst="rect">
                        <a:avLst/>
                      </a:prstGeom>
                      <a:noFill/>
                      <a:ln>
                        <a:noFill/>
                      </a:ln>
                    </pic:spPr>
                  </pic:pic>
                </a:graphicData>
              </a:graphic>
            </wp:inline>
          </w:drawing>
        </w:r>
      </w:ins>
    </w:p>
    <w:p w14:paraId="48B1E842" w14:textId="77777777" w:rsidR="00B23922" w:rsidRDefault="00B23922" w:rsidP="00B23922">
      <w:pPr>
        <w:pStyle w:val="NormalWeb"/>
        <w:spacing w:before="0" w:beforeAutospacing="0" w:after="0" w:afterAutospacing="0"/>
        <w:rPr>
          <w:ins w:id="1344" w:author="Danni Liu" w:date="2020-09-03T13:13:00Z"/>
          <w:rFonts w:ascii="Calibri" w:hAnsi="Calibri" w:cs="Calibri"/>
          <w:sz w:val="22"/>
          <w:szCs w:val="22"/>
        </w:rPr>
      </w:pPr>
      <w:ins w:id="1345" w:author="Danni Liu" w:date="2020-09-03T13:13:00Z">
        <w:r>
          <w:rPr>
            <w:rFonts w:ascii="Calibri" w:hAnsi="Calibri" w:cs="Calibri"/>
            <w:sz w:val="22"/>
            <w:szCs w:val="22"/>
          </w:rPr>
          <w:t> </w:t>
        </w:r>
      </w:ins>
    </w:p>
    <w:p w14:paraId="6C28134D" w14:textId="77777777" w:rsidR="00B23922" w:rsidRDefault="00B23922" w:rsidP="00B23922">
      <w:pPr>
        <w:pStyle w:val="NormalWeb"/>
        <w:spacing w:before="0" w:beforeAutospacing="0" w:after="0" w:afterAutospacing="0"/>
        <w:rPr>
          <w:ins w:id="1346" w:author="Danni Liu" w:date="2020-09-03T13:13:00Z"/>
          <w:rFonts w:ascii="Calibri" w:hAnsi="Calibri" w:cs="Calibri"/>
          <w:sz w:val="22"/>
          <w:szCs w:val="22"/>
        </w:rPr>
      </w:pPr>
      <w:ins w:id="1347" w:author="Danni Liu" w:date="2020-09-03T13:13:00Z">
        <w:r>
          <w:rPr>
            <w:rFonts w:ascii="Calibri" w:hAnsi="Calibri" w:cs="Calibri"/>
            <w:sz w:val="22"/>
            <w:szCs w:val="22"/>
          </w:rPr>
          <w:t xml:space="preserve">-------------------------------REACT Component </w:t>
        </w:r>
        <w:proofErr w:type="spellStart"/>
        <w:r>
          <w:rPr>
            <w:rFonts w:ascii="Calibri" w:hAnsi="Calibri" w:cs="Calibri"/>
            <w:sz w:val="22"/>
            <w:szCs w:val="22"/>
          </w:rPr>
          <w:t>LifeCycle</w:t>
        </w:r>
        <w:proofErr w:type="spellEnd"/>
        <w:r>
          <w:rPr>
            <w:rFonts w:ascii="Calibri" w:hAnsi="Calibri" w:cs="Calibri"/>
            <w:sz w:val="22"/>
            <w:szCs w:val="22"/>
          </w:rPr>
          <w:t xml:space="preserve">: </w:t>
        </w:r>
        <w:r>
          <w:rPr>
            <w:rFonts w:ascii="Calibri" w:hAnsi="Calibri" w:cs="Calibri"/>
            <w:sz w:val="22"/>
            <w:szCs w:val="22"/>
          </w:rPr>
          <w:fldChar w:fldCharType="begin"/>
        </w:r>
        <w:r>
          <w:rPr>
            <w:rFonts w:ascii="Calibri" w:hAnsi="Calibri" w:cs="Calibri"/>
            <w:sz w:val="22"/>
            <w:szCs w:val="22"/>
          </w:rPr>
          <w:instrText xml:space="preserve"> HYPERLINK "https://engineering.musefind.com/react-lifecycle-methods-how-and-when-to-use-them-2111a1b692b1" </w:instrText>
        </w:r>
        <w:r>
          <w:rPr>
            <w:rFonts w:ascii="Calibri" w:hAnsi="Calibri" w:cs="Calibri"/>
            <w:sz w:val="22"/>
            <w:szCs w:val="22"/>
          </w:rPr>
          <w:fldChar w:fldCharType="separate"/>
        </w:r>
        <w:r>
          <w:rPr>
            <w:rStyle w:val="Hyperlink"/>
            <w:rFonts w:ascii="Calibri" w:hAnsi="Calibri" w:cs="Calibri"/>
            <w:sz w:val="22"/>
            <w:szCs w:val="22"/>
          </w:rPr>
          <w:t>https://engineering.musefind.com/react-lifecycle-methods-how-and-when-to-use-them-2111a1b692b1</w:t>
        </w:r>
        <w:r>
          <w:rPr>
            <w:rFonts w:ascii="Calibri" w:hAnsi="Calibri" w:cs="Calibri"/>
            <w:sz w:val="22"/>
            <w:szCs w:val="22"/>
          </w:rPr>
          <w:fldChar w:fldCharType="end"/>
        </w:r>
      </w:ins>
    </w:p>
    <w:p w14:paraId="58795D51" w14:textId="77777777" w:rsidR="00B23922" w:rsidRDefault="00B23922" w:rsidP="00B23922">
      <w:pPr>
        <w:numPr>
          <w:ilvl w:val="0"/>
          <w:numId w:val="85"/>
        </w:numPr>
        <w:spacing w:after="0" w:line="240" w:lineRule="auto"/>
        <w:ind w:left="540"/>
        <w:textAlignment w:val="center"/>
        <w:rPr>
          <w:ins w:id="1348" w:author="Danni Liu" w:date="2020-09-03T13:13:00Z"/>
          <w:rFonts w:ascii="Calibri" w:hAnsi="Calibri" w:cs="Calibri"/>
        </w:rPr>
      </w:pPr>
      <w:proofErr w:type="spellStart"/>
      <w:ins w:id="1349" w:author="Danni Liu" w:date="2020-09-03T13:13:00Z">
        <w:r>
          <w:rPr>
            <w:rFonts w:ascii="Calibri" w:hAnsi="Calibri" w:cs="Calibri"/>
          </w:rPr>
          <w:t>componentWillMount</w:t>
        </w:r>
        <w:proofErr w:type="spellEnd"/>
        <w:r>
          <w:rPr>
            <w:rFonts w:ascii="Calibri" w:hAnsi="Calibri" w:cs="Calibri"/>
          </w:rPr>
          <w:t>: 99% of your components should probably not use this, and it is not a good idea to start AJAX call here to load data for your component.</w:t>
        </w:r>
      </w:ins>
    </w:p>
    <w:p w14:paraId="42FDDF71" w14:textId="77777777" w:rsidR="00B23922" w:rsidRDefault="00B23922" w:rsidP="00B23922">
      <w:pPr>
        <w:pStyle w:val="NormalWeb"/>
        <w:spacing w:before="0" w:beforeAutospacing="0" w:after="0" w:afterAutospacing="0"/>
        <w:ind w:left="540"/>
        <w:rPr>
          <w:ins w:id="1350" w:author="Danni Liu" w:date="2020-09-03T13:13:00Z"/>
          <w:rFonts w:ascii="Calibri" w:hAnsi="Calibri" w:cs="Calibri"/>
          <w:sz w:val="22"/>
          <w:szCs w:val="22"/>
        </w:rPr>
      </w:pPr>
      <w:ins w:id="1351" w:author="Danni Liu" w:date="2020-09-03T13:13:00Z">
        <w:r>
          <w:rPr>
            <w:rFonts w:ascii="Calibri" w:hAnsi="Calibri" w:cs="Calibri"/>
            <w:sz w:val="22"/>
            <w:szCs w:val="22"/>
            <w:u w:val="single"/>
            <w:shd w:val="clear" w:color="auto" w:fill="FFFFFF"/>
          </w:rPr>
          <w:t>Most Common Use Case:</w:t>
        </w:r>
        <w:r>
          <w:rPr>
            <w:rFonts w:ascii="Calibri" w:hAnsi="Calibri" w:cs="Calibri"/>
            <w:sz w:val="22"/>
            <w:szCs w:val="22"/>
            <w:shd w:val="clear" w:color="auto" w:fill="FFFFFF"/>
          </w:rPr>
          <w:t> App configuration in your root component.</w:t>
        </w:r>
      </w:ins>
    </w:p>
    <w:p w14:paraId="2071C4EC" w14:textId="77777777" w:rsidR="00B23922" w:rsidRDefault="00B23922" w:rsidP="00B23922">
      <w:pPr>
        <w:pStyle w:val="NormalWeb"/>
        <w:spacing w:before="0" w:beforeAutospacing="0" w:after="0" w:afterAutospacing="0"/>
        <w:ind w:left="540"/>
        <w:rPr>
          <w:ins w:id="1352" w:author="Danni Liu" w:date="2020-09-03T13:13:00Z"/>
          <w:rFonts w:ascii="Calibri" w:hAnsi="Calibri" w:cs="Calibri"/>
          <w:sz w:val="22"/>
          <w:szCs w:val="22"/>
        </w:rPr>
      </w:pPr>
      <w:ins w:id="1353" w:author="Danni Liu" w:date="2020-09-03T13:13:00Z">
        <w:r>
          <w:rPr>
            <w:rFonts w:ascii="Calibri" w:hAnsi="Calibri" w:cs="Calibri"/>
            <w:sz w:val="22"/>
            <w:szCs w:val="22"/>
            <w:u w:val="single"/>
            <w:shd w:val="clear" w:color="auto" w:fill="FFFFFF"/>
          </w:rPr>
          <w:t xml:space="preserve">Can call </w:t>
        </w:r>
        <w:proofErr w:type="spellStart"/>
        <w:r>
          <w:rPr>
            <w:rFonts w:ascii="Calibri" w:hAnsi="Calibri" w:cs="Calibri"/>
            <w:sz w:val="22"/>
            <w:szCs w:val="22"/>
            <w:u w:val="single"/>
            <w:shd w:val="clear" w:color="auto" w:fill="FFFFFF"/>
          </w:rPr>
          <w:t>setState</w:t>
        </w:r>
        <w:proofErr w:type="spellEnd"/>
        <w:r>
          <w:rPr>
            <w:rFonts w:ascii="Calibri" w:hAnsi="Calibri" w:cs="Calibri"/>
            <w:sz w:val="22"/>
            <w:szCs w:val="22"/>
            <w:u w:val="single"/>
            <w:shd w:val="clear" w:color="auto" w:fill="FFFFFF"/>
          </w:rPr>
          <w:t>:</w:t>
        </w:r>
        <w:r>
          <w:rPr>
            <w:rFonts w:ascii="Calibri" w:hAnsi="Calibri" w:cs="Calibri"/>
            <w:sz w:val="22"/>
            <w:szCs w:val="22"/>
            <w:shd w:val="clear" w:color="auto" w:fill="FFFFFF"/>
          </w:rPr>
          <w:t xml:space="preserve"> Don’t. Use default state instead.</w:t>
        </w:r>
      </w:ins>
    </w:p>
    <w:p w14:paraId="479C6787" w14:textId="77777777" w:rsidR="00B23922" w:rsidRDefault="00B23922" w:rsidP="00B23922">
      <w:pPr>
        <w:pStyle w:val="NormalWeb"/>
        <w:spacing w:before="0" w:beforeAutospacing="0" w:after="0" w:afterAutospacing="0"/>
        <w:ind w:left="540"/>
        <w:rPr>
          <w:ins w:id="1354" w:author="Danni Liu" w:date="2020-09-03T13:13:00Z"/>
          <w:rFonts w:ascii="Calibri" w:hAnsi="Calibri" w:cs="Calibri"/>
          <w:sz w:val="22"/>
          <w:szCs w:val="22"/>
        </w:rPr>
      </w:pPr>
      <w:ins w:id="1355" w:author="Danni Liu" w:date="2020-09-03T13:13:00Z">
        <w:r>
          <w:rPr>
            <w:rFonts w:ascii="Calibri" w:hAnsi="Calibri" w:cs="Calibri"/>
            <w:sz w:val="22"/>
            <w:szCs w:val="22"/>
          </w:rPr>
          <w:t> </w:t>
        </w:r>
      </w:ins>
    </w:p>
    <w:p w14:paraId="563C7F0F" w14:textId="77777777" w:rsidR="00B23922" w:rsidRDefault="00B23922" w:rsidP="00B23922">
      <w:pPr>
        <w:numPr>
          <w:ilvl w:val="0"/>
          <w:numId w:val="86"/>
        </w:numPr>
        <w:spacing w:after="0" w:line="240" w:lineRule="auto"/>
        <w:ind w:left="540"/>
        <w:textAlignment w:val="center"/>
        <w:rPr>
          <w:ins w:id="1356" w:author="Danni Liu" w:date="2020-09-03T13:13:00Z"/>
          <w:rFonts w:ascii="Calibri" w:hAnsi="Calibri" w:cs="Calibri"/>
        </w:rPr>
      </w:pPr>
      <w:proofErr w:type="spellStart"/>
      <w:ins w:id="1357" w:author="Danni Liu" w:date="2020-09-03T13:13:00Z">
        <w:r>
          <w:rPr>
            <w:rFonts w:ascii="Calibri" w:hAnsi="Calibri" w:cs="Calibri"/>
          </w:rPr>
          <w:t>componentDidMount</w:t>
        </w:r>
        <w:proofErr w:type="spellEnd"/>
        <w:r>
          <w:rPr>
            <w:rFonts w:ascii="Calibri" w:hAnsi="Calibri" w:cs="Calibri"/>
          </w:rPr>
          <w:t xml:space="preserve">: here is where you make the ajax call and load data for your component. Doing AJAX here will </w:t>
        </w:r>
        <w:proofErr w:type="spellStart"/>
        <w:r>
          <w:rPr>
            <w:rFonts w:ascii="Calibri" w:hAnsi="Calibri" w:cs="Calibri"/>
          </w:rPr>
          <w:t>ganrantee</w:t>
        </w:r>
        <w:proofErr w:type="spellEnd"/>
        <w:r>
          <w:rPr>
            <w:rFonts w:ascii="Calibri" w:hAnsi="Calibri" w:cs="Calibri"/>
          </w:rPr>
          <w:t xml:space="preserve"> that there is a component to update. Here is there you want to do all the setup you couldn't do without a DOM.</w:t>
        </w:r>
      </w:ins>
    </w:p>
    <w:p w14:paraId="69E33432" w14:textId="77777777" w:rsidR="00B23922" w:rsidRDefault="00B23922" w:rsidP="00B23922">
      <w:pPr>
        <w:pStyle w:val="NormalWeb"/>
        <w:spacing w:before="0" w:beforeAutospacing="0" w:after="0" w:afterAutospacing="0"/>
        <w:ind w:left="540"/>
        <w:rPr>
          <w:ins w:id="1358" w:author="Danni Liu" w:date="2020-09-03T13:13:00Z"/>
          <w:rFonts w:ascii="Calibri" w:hAnsi="Calibri" w:cs="Calibri"/>
          <w:sz w:val="22"/>
          <w:szCs w:val="22"/>
        </w:rPr>
      </w:pPr>
      <w:ins w:id="1359" w:author="Danni Liu" w:date="2020-09-03T13:13:00Z">
        <w:r>
          <w:rPr>
            <w:rFonts w:ascii="Calibri" w:hAnsi="Calibri" w:cs="Calibri"/>
            <w:sz w:val="22"/>
            <w:szCs w:val="22"/>
            <w:u w:val="single"/>
            <w:shd w:val="clear" w:color="auto" w:fill="FFFFFF"/>
          </w:rPr>
          <w:t>Most Common Use Case:</w:t>
        </w:r>
        <w:r>
          <w:rPr>
            <w:rFonts w:ascii="Calibri" w:hAnsi="Calibri" w:cs="Calibri"/>
            <w:sz w:val="22"/>
            <w:szCs w:val="22"/>
            <w:shd w:val="clear" w:color="auto" w:fill="FFFFFF"/>
          </w:rPr>
          <w:t> Starting AJAX calls to load in data for your component.</w:t>
        </w:r>
      </w:ins>
    </w:p>
    <w:p w14:paraId="4C564285" w14:textId="77777777" w:rsidR="00B23922" w:rsidRDefault="00B23922" w:rsidP="00B23922">
      <w:pPr>
        <w:pStyle w:val="NormalWeb"/>
        <w:spacing w:before="0" w:beforeAutospacing="0" w:after="0" w:afterAutospacing="0"/>
        <w:ind w:left="540"/>
        <w:rPr>
          <w:ins w:id="1360" w:author="Danni Liu" w:date="2020-09-03T13:13:00Z"/>
          <w:rFonts w:ascii="Calibri" w:hAnsi="Calibri" w:cs="Calibri"/>
          <w:sz w:val="22"/>
          <w:szCs w:val="22"/>
        </w:rPr>
      </w:pPr>
      <w:ins w:id="1361" w:author="Danni Liu" w:date="2020-09-03T13:13:00Z">
        <w:r>
          <w:rPr>
            <w:rFonts w:ascii="Calibri" w:hAnsi="Calibri" w:cs="Calibri"/>
            <w:sz w:val="22"/>
            <w:szCs w:val="22"/>
            <w:u w:val="single"/>
            <w:shd w:val="clear" w:color="auto" w:fill="FFFFFF"/>
          </w:rPr>
          <w:t xml:space="preserve">Can call </w:t>
        </w:r>
        <w:proofErr w:type="spellStart"/>
        <w:r>
          <w:rPr>
            <w:rFonts w:ascii="Calibri" w:hAnsi="Calibri" w:cs="Calibri"/>
            <w:sz w:val="22"/>
            <w:szCs w:val="22"/>
            <w:u w:val="single"/>
            <w:shd w:val="clear" w:color="auto" w:fill="FFFFFF"/>
          </w:rPr>
          <w:t>setState</w:t>
        </w:r>
        <w:proofErr w:type="spellEnd"/>
        <w:r>
          <w:rPr>
            <w:rFonts w:ascii="Calibri" w:hAnsi="Calibri" w:cs="Calibri"/>
            <w:sz w:val="22"/>
            <w:szCs w:val="22"/>
            <w:u w:val="single"/>
            <w:shd w:val="clear" w:color="auto" w:fill="FFFFFF"/>
          </w:rPr>
          <w:t>:</w:t>
        </w:r>
        <w:r>
          <w:rPr>
            <w:rFonts w:ascii="Calibri" w:hAnsi="Calibri" w:cs="Calibri"/>
            <w:sz w:val="22"/>
            <w:szCs w:val="22"/>
            <w:shd w:val="clear" w:color="auto" w:fill="FFFFFF"/>
          </w:rPr>
          <w:t xml:space="preserve"> Yes.</w:t>
        </w:r>
      </w:ins>
    </w:p>
    <w:p w14:paraId="2442D8C9" w14:textId="77777777" w:rsidR="00B23922" w:rsidRDefault="00B23922" w:rsidP="00B23922">
      <w:pPr>
        <w:pStyle w:val="NormalWeb"/>
        <w:spacing w:before="0" w:beforeAutospacing="0" w:after="0" w:afterAutospacing="0"/>
        <w:ind w:left="540"/>
        <w:rPr>
          <w:ins w:id="1362" w:author="Danni Liu" w:date="2020-09-03T13:13:00Z"/>
          <w:rFonts w:ascii="Calibri" w:hAnsi="Calibri" w:cs="Calibri"/>
          <w:sz w:val="22"/>
          <w:szCs w:val="22"/>
        </w:rPr>
      </w:pPr>
      <w:ins w:id="1363" w:author="Danni Liu" w:date="2020-09-03T13:13:00Z">
        <w:r>
          <w:rPr>
            <w:rFonts w:ascii="Calibri" w:hAnsi="Calibri" w:cs="Calibri"/>
            <w:sz w:val="22"/>
            <w:szCs w:val="22"/>
          </w:rPr>
          <w:t> </w:t>
        </w:r>
      </w:ins>
    </w:p>
    <w:p w14:paraId="33836326" w14:textId="77777777" w:rsidR="00B23922" w:rsidRDefault="00B23922" w:rsidP="00B23922">
      <w:pPr>
        <w:numPr>
          <w:ilvl w:val="0"/>
          <w:numId w:val="87"/>
        </w:numPr>
        <w:spacing w:after="0" w:line="240" w:lineRule="auto"/>
        <w:ind w:left="540"/>
        <w:textAlignment w:val="center"/>
        <w:rPr>
          <w:ins w:id="1364" w:author="Danni Liu" w:date="2020-09-03T13:13:00Z"/>
          <w:rFonts w:ascii="Calibri" w:hAnsi="Calibri" w:cs="Calibri"/>
        </w:rPr>
      </w:pPr>
      <w:proofErr w:type="spellStart"/>
      <w:ins w:id="1365" w:author="Danni Liu" w:date="2020-09-03T13:13:00Z">
        <w:r>
          <w:rPr>
            <w:rFonts w:ascii="Calibri" w:hAnsi="Calibri" w:cs="Calibri"/>
            <w:shd w:val="clear" w:color="auto" w:fill="FFFFFF"/>
          </w:rPr>
          <w:t>componentWillReceiveProps</w:t>
        </w:r>
        <w:proofErr w:type="spellEnd"/>
        <w:r>
          <w:rPr>
            <w:rFonts w:ascii="Calibri" w:hAnsi="Calibri" w:cs="Calibri"/>
            <w:shd w:val="clear" w:color="auto" w:fill="FFFFFF"/>
          </w:rPr>
          <w:t xml:space="preserve">: we have access to both the next props (via </w:t>
        </w:r>
        <w:proofErr w:type="spellStart"/>
        <w:r>
          <w:rPr>
            <w:rFonts w:ascii="Calibri" w:hAnsi="Calibri" w:cs="Calibri"/>
            <w:shd w:val="clear" w:color="auto" w:fill="FFFFFF"/>
          </w:rPr>
          <w:t>nextProps</w:t>
        </w:r>
        <w:proofErr w:type="spellEnd"/>
        <w:r>
          <w:rPr>
            <w:rFonts w:ascii="Calibri" w:hAnsi="Calibri" w:cs="Calibri"/>
            <w:shd w:val="clear" w:color="auto" w:fill="FFFFFF"/>
          </w:rPr>
          <w:t xml:space="preserve">), and our current props (via </w:t>
        </w:r>
        <w:proofErr w:type="spellStart"/>
        <w:proofErr w:type="gramStart"/>
        <w:r>
          <w:rPr>
            <w:rFonts w:ascii="Calibri" w:hAnsi="Calibri" w:cs="Calibri"/>
            <w:shd w:val="clear" w:color="auto" w:fill="FFFFFF"/>
          </w:rPr>
          <w:t>this.props</w:t>
        </w:r>
        <w:proofErr w:type="spellEnd"/>
        <w:proofErr w:type="gramEnd"/>
        <w:r>
          <w:rPr>
            <w:rFonts w:ascii="Calibri" w:hAnsi="Calibri" w:cs="Calibri"/>
            <w:shd w:val="clear" w:color="auto" w:fill="FFFFFF"/>
          </w:rPr>
          <w:t>).</w:t>
        </w:r>
      </w:ins>
    </w:p>
    <w:p w14:paraId="527F7142" w14:textId="77777777" w:rsidR="00B23922" w:rsidRDefault="00B23922" w:rsidP="00B23922">
      <w:pPr>
        <w:pStyle w:val="NormalWeb"/>
        <w:spacing w:before="0" w:beforeAutospacing="0" w:after="0" w:afterAutospacing="0"/>
        <w:ind w:left="540"/>
        <w:rPr>
          <w:ins w:id="1366" w:author="Danni Liu" w:date="2020-09-03T13:13:00Z"/>
          <w:rFonts w:ascii="Calibri" w:hAnsi="Calibri" w:cs="Calibri"/>
          <w:sz w:val="22"/>
          <w:szCs w:val="22"/>
        </w:rPr>
      </w:pPr>
      <w:ins w:id="1367" w:author="Danni Liu" w:date="2020-09-03T13:13:00Z">
        <w:r>
          <w:rPr>
            <w:rFonts w:ascii="Calibri" w:hAnsi="Calibri" w:cs="Calibri"/>
            <w:sz w:val="22"/>
            <w:szCs w:val="22"/>
            <w:u w:val="single"/>
            <w:shd w:val="clear" w:color="auto" w:fill="FFFFFF"/>
          </w:rPr>
          <w:t>Most Common Use Case:</w:t>
        </w:r>
        <w:r>
          <w:rPr>
            <w:rFonts w:ascii="Calibri" w:hAnsi="Calibri" w:cs="Calibri"/>
            <w:sz w:val="22"/>
            <w:szCs w:val="22"/>
            <w:shd w:val="clear" w:color="auto" w:fill="FFFFFF"/>
          </w:rPr>
          <w:t xml:space="preserve"> Acting on </w:t>
        </w:r>
        <w:proofErr w:type="gramStart"/>
        <w:r>
          <w:rPr>
            <w:rFonts w:ascii="Calibri" w:hAnsi="Calibri" w:cs="Calibri"/>
            <w:sz w:val="22"/>
            <w:szCs w:val="22"/>
            <w:shd w:val="clear" w:color="auto" w:fill="FFFFFF"/>
          </w:rPr>
          <w:t>particular prop</w:t>
        </w:r>
        <w:proofErr w:type="gramEnd"/>
        <w:r>
          <w:rPr>
            <w:rFonts w:ascii="Calibri" w:hAnsi="Calibri" w:cs="Calibri"/>
            <w:sz w:val="22"/>
            <w:szCs w:val="22"/>
            <w:shd w:val="clear" w:color="auto" w:fill="FFFFFF"/>
          </w:rPr>
          <w:t xml:space="preserve"> changes to trigger state transitions.</w:t>
        </w:r>
      </w:ins>
    </w:p>
    <w:p w14:paraId="7E28E39D" w14:textId="77777777" w:rsidR="00B23922" w:rsidRDefault="00B23922" w:rsidP="00B23922">
      <w:pPr>
        <w:pStyle w:val="NormalWeb"/>
        <w:spacing w:before="0" w:beforeAutospacing="0" w:after="0" w:afterAutospacing="0"/>
        <w:ind w:left="540"/>
        <w:rPr>
          <w:ins w:id="1368" w:author="Danni Liu" w:date="2020-09-03T13:13:00Z"/>
          <w:rFonts w:ascii="Calibri" w:hAnsi="Calibri" w:cs="Calibri"/>
          <w:sz w:val="22"/>
          <w:szCs w:val="22"/>
        </w:rPr>
      </w:pPr>
      <w:ins w:id="1369" w:author="Danni Liu" w:date="2020-09-03T13:13:00Z">
        <w:r>
          <w:rPr>
            <w:rFonts w:ascii="Calibri" w:hAnsi="Calibri" w:cs="Calibri"/>
            <w:sz w:val="22"/>
            <w:szCs w:val="22"/>
            <w:u w:val="single"/>
            <w:shd w:val="clear" w:color="auto" w:fill="FFFFFF"/>
          </w:rPr>
          <w:t xml:space="preserve">Can call </w:t>
        </w:r>
        <w:proofErr w:type="spellStart"/>
        <w:r>
          <w:rPr>
            <w:rFonts w:ascii="Calibri" w:hAnsi="Calibri" w:cs="Calibri"/>
            <w:sz w:val="22"/>
            <w:szCs w:val="22"/>
            <w:u w:val="single"/>
            <w:shd w:val="clear" w:color="auto" w:fill="FFFFFF"/>
          </w:rPr>
          <w:t>setState</w:t>
        </w:r>
        <w:proofErr w:type="spellEnd"/>
        <w:r>
          <w:rPr>
            <w:rFonts w:ascii="Calibri" w:hAnsi="Calibri" w:cs="Calibri"/>
            <w:sz w:val="22"/>
            <w:szCs w:val="22"/>
            <w:u w:val="single"/>
            <w:shd w:val="clear" w:color="auto" w:fill="FFFFFF"/>
          </w:rPr>
          <w:t>: Yes.</w:t>
        </w:r>
      </w:ins>
    </w:p>
    <w:p w14:paraId="01B0FACB" w14:textId="77777777" w:rsidR="00B23922" w:rsidRDefault="00B23922" w:rsidP="00B23922">
      <w:pPr>
        <w:pStyle w:val="NormalWeb"/>
        <w:spacing w:before="0" w:beforeAutospacing="0" w:after="0" w:afterAutospacing="0"/>
        <w:ind w:left="540"/>
        <w:rPr>
          <w:ins w:id="1370" w:author="Danni Liu" w:date="2020-09-03T13:13:00Z"/>
          <w:rFonts w:ascii="Calibri" w:hAnsi="Calibri" w:cs="Calibri"/>
          <w:sz w:val="22"/>
          <w:szCs w:val="22"/>
        </w:rPr>
      </w:pPr>
      <w:ins w:id="1371" w:author="Danni Liu" w:date="2020-09-03T13:13:00Z">
        <w:r>
          <w:rPr>
            <w:rFonts w:ascii="Calibri" w:hAnsi="Calibri" w:cs="Calibri"/>
            <w:sz w:val="22"/>
            <w:szCs w:val="22"/>
          </w:rPr>
          <w:t> </w:t>
        </w:r>
      </w:ins>
    </w:p>
    <w:p w14:paraId="7D9201DA" w14:textId="77777777" w:rsidR="00B23922" w:rsidRDefault="00B23922" w:rsidP="00B23922">
      <w:pPr>
        <w:numPr>
          <w:ilvl w:val="0"/>
          <w:numId w:val="88"/>
        </w:numPr>
        <w:spacing w:after="0" w:line="240" w:lineRule="auto"/>
        <w:ind w:left="540"/>
        <w:textAlignment w:val="center"/>
        <w:rPr>
          <w:ins w:id="1372" w:author="Danni Liu" w:date="2020-09-03T13:13:00Z"/>
          <w:rFonts w:ascii="Calibri" w:hAnsi="Calibri" w:cs="Calibri"/>
        </w:rPr>
      </w:pPr>
      <w:proofErr w:type="spellStart"/>
      <w:ins w:id="1373" w:author="Danni Liu" w:date="2020-09-03T13:13:00Z">
        <w:r>
          <w:rPr>
            <w:rFonts w:ascii="Calibri" w:hAnsi="Calibri" w:cs="Calibri"/>
            <w:shd w:val="clear" w:color="auto" w:fill="FFFFFF"/>
          </w:rPr>
          <w:t>shouldComponentUpdate</w:t>
        </w:r>
        <w:proofErr w:type="spellEnd"/>
        <w:r>
          <w:rPr>
            <w:rFonts w:ascii="Calibri" w:hAnsi="Calibri" w:cs="Calibri"/>
            <w:shd w:val="clear" w:color="auto" w:fill="FFFFFF"/>
          </w:rPr>
          <w:t xml:space="preserve">: </w:t>
        </w:r>
        <w:proofErr w:type="spellStart"/>
        <w:r>
          <w:rPr>
            <w:rFonts w:ascii="Calibri" w:hAnsi="Calibri" w:cs="Calibri"/>
            <w:shd w:val="clear" w:color="auto" w:fill="FFFFFF"/>
          </w:rPr>
          <w:t>ShouldComponentUpdate</w:t>
        </w:r>
        <w:proofErr w:type="spellEnd"/>
        <w:r>
          <w:rPr>
            <w:rFonts w:ascii="Calibri" w:hAnsi="Calibri" w:cs="Calibri"/>
            <w:shd w:val="clear" w:color="auto" w:fill="FFFFFF"/>
          </w:rPr>
          <w:t xml:space="preserve"> allows us to say: only update if the props you care about change.</w:t>
        </w:r>
      </w:ins>
    </w:p>
    <w:p w14:paraId="655E0CAB" w14:textId="77777777" w:rsidR="00B23922" w:rsidRDefault="00B23922" w:rsidP="00B23922">
      <w:pPr>
        <w:pStyle w:val="NormalWeb"/>
        <w:spacing w:before="0" w:beforeAutospacing="0" w:after="0" w:afterAutospacing="0"/>
        <w:ind w:left="540"/>
        <w:rPr>
          <w:ins w:id="1374" w:author="Danni Liu" w:date="2020-09-03T13:13:00Z"/>
          <w:rFonts w:ascii="Calibri" w:hAnsi="Calibri" w:cs="Calibri"/>
          <w:sz w:val="22"/>
          <w:szCs w:val="22"/>
        </w:rPr>
      </w:pPr>
      <w:ins w:id="1375" w:author="Danni Liu" w:date="2020-09-03T13:13:00Z">
        <w:r>
          <w:rPr>
            <w:rFonts w:ascii="Calibri" w:hAnsi="Calibri" w:cs="Calibri"/>
            <w:sz w:val="22"/>
            <w:szCs w:val="22"/>
            <w:shd w:val="clear" w:color="auto" w:fill="FFFFFF"/>
          </w:rPr>
          <w:t>Most Common Use Case: Controlling exactly when your component will re-render.</w:t>
        </w:r>
      </w:ins>
    </w:p>
    <w:p w14:paraId="6418F26E" w14:textId="77777777" w:rsidR="00B23922" w:rsidRDefault="00B23922" w:rsidP="00B23922">
      <w:pPr>
        <w:pStyle w:val="NormalWeb"/>
        <w:spacing w:before="0" w:beforeAutospacing="0" w:after="0" w:afterAutospacing="0"/>
        <w:ind w:left="540"/>
        <w:rPr>
          <w:ins w:id="1376" w:author="Danni Liu" w:date="2020-09-03T13:13:00Z"/>
          <w:rFonts w:ascii="Calibri" w:hAnsi="Calibri" w:cs="Calibri"/>
          <w:sz w:val="22"/>
          <w:szCs w:val="22"/>
        </w:rPr>
      </w:pPr>
      <w:ins w:id="1377" w:author="Danni Liu" w:date="2020-09-03T13:13:00Z">
        <w:r>
          <w:rPr>
            <w:rFonts w:ascii="Calibri" w:hAnsi="Calibri" w:cs="Calibri"/>
            <w:sz w:val="22"/>
            <w:szCs w:val="22"/>
            <w:shd w:val="clear" w:color="auto" w:fill="FFFFFF"/>
          </w:rPr>
          <w:t xml:space="preserve">Can call </w:t>
        </w:r>
        <w:proofErr w:type="spellStart"/>
        <w:r>
          <w:rPr>
            <w:rFonts w:ascii="Calibri" w:hAnsi="Calibri" w:cs="Calibri"/>
            <w:sz w:val="22"/>
            <w:szCs w:val="22"/>
            <w:shd w:val="clear" w:color="auto" w:fill="FFFFFF"/>
          </w:rPr>
          <w:t>setState</w:t>
        </w:r>
        <w:proofErr w:type="spellEnd"/>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No.</w:t>
        </w:r>
      </w:ins>
    </w:p>
    <w:p w14:paraId="2C195EE6" w14:textId="77777777" w:rsidR="00B23922" w:rsidRDefault="00B23922" w:rsidP="00B23922">
      <w:pPr>
        <w:pStyle w:val="NormalWeb"/>
        <w:spacing w:before="0" w:beforeAutospacing="0" w:after="0" w:afterAutospacing="0"/>
        <w:ind w:left="540"/>
        <w:rPr>
          <w:ins w:id="1378" w:author="Danni Liu" w:date="2020-09-03T13:13:00Z"/>
          <w:rFonts w:ascii="Calibri" w:hAnsi="Calibri" w:cs="Calibri"/>
          <w:sz w:val="22"/>
          <w:szCs w:val="22"/>
        </w:rPr>
      </w:pPr>
      <w:ins w:id="1379" w:author="Danni Liu" w:date="2020-09-03T13:13:00Z">
        <w:r>
          <w:rPr>
            <w:rFonts w:ascii="Calibri" w:hAnsi="Calibri" w:cs="Calibri"/>
            <w:sz w:val="22"/>
            <w:szCs w:val="22"/>
          </w:rPr>
          <w:t> </w:t>
        </w:r>
      </w:ins>
    </w:p>
    <w:p w14:paraId="645A5779" w14:textId="77777777" w:rsidR="00B23922" w:rsidRDefault="00B23922" w:rsidP="00B23922">
      <w:pPr>
        <w:numPr>
          <w:ilvl w:val="0"/>
          <w:numId w:val="89"/>
        </w:numPr>
        <w:spacing w:after="0" w:line="240" w:lineRule="auto"/>
        <w:ind w:left="540"/>
        <w:textAlignment w:val="center"/>
        <w:rPr>
          <w:ins w:id="1380" w:author="Danni Liu" w:date="2020-09-03T13:13:00Z"/>
          <w:rFonts w:ascii="Calibri" w:hAnsi="Calibri" w:cs="Calibri"/>
        </w:rPr>
      </w:pPr>
      <w:proofErr w:type="spellStart"/>
      <w:ins w:id="1381" w:author="Danni Liu" w:date="2020-09-03T13:13:00Z">
        <w:r>
          <w:rPr>
            <w:rFonts w:ascii="Calibri" w:hAnsi="Calibri" w:cs="Calibri"/>
            <w:shd w:val="clear" w:color="auto" w:fill="FFFFFF"/>
          </w:rPr>
          <w:t>componentWillUpdate</w:t>
        </w:r>
        <w:proofErr w:type="spellEnd"/>
        <w:r>
          <w:rPr>
            <w:rFonts w:ascii="Calibri" w:hAnsi="Calibri" w:cs="Calibri"/>
            <w:shd w:val="clear" w:color="auto" w:fill="FFFFFF"/>
          </w:rPr>
          <w:t xml:space="preserve">: we never use </w:t>
        </w:r>
        <w:proofErr w:type="spellStart"/>
        <w:r>
          <w:rPr>
            <w:rFonts w:ascii="Calibri" w:hAnsi="Calibri" w:cs="Calibri"/>
            <w:shd w:val="clear" w:color="auto" w:fill="FFFFFF"/>
          </w:rPr>
          <w:t>componentWillUpdate</w:t>
        </w:r>
        <w:proofErr w:type="spellEnd"/>
        <w:r>
          <w:rPr>
            <w:rFonts w:ascii="Calibri" w:hAnsi="Calibri" w:cs="Calibri"/>
            <w:shd w:val="clear" w:color="auto" w:fill="FFFFFF"/>
          </w:rPr>
          <w:t xml:space="preserve">. Functionally, it’s basically the same as </w:t>
        </w:r>
        <w:proofErr w:type="spellStart"/>
        <w:r>
          <w:rPr>
            <w:rFonts w:ascii="Calibri" w:hAnsi="Calibri" w:cs="Calibri"/>
            <w:shd w:val="clear" w:color="auto" w:fill="FFFFFF"/>
          </w:rPr>
          <w:t>componentWillReceiveProps</w:t>
        </w:r>
        <w:proofErr w:type="spellEnd"/>
        <w:r>
          <w:rPr>
            <w:rFonts w:ascii="Calibri" w:hAnsi="Calibri" w:cs="Calibri"/>
            <w:shd w:val="clear" w:color="auto" w:fill="FFFFFF"/>
          </w:rPr>
          <w:t xml:space="preserve">, except you are not allowed to call </w:t>
        </w:r>
        <w:proofErr w:type="spellStart"/>
        <w:proofErr w:type="gramStart"/>
        <w:r>
          <w:rPr>
            <w:rFonts w:ascii="Calibri" w:hAnsi="Calibri" w:cs="Calibri"/>
            <w:shd w:val="clear" w:color="auto" w:fill="FFFFFF"/>
          </w:rPr>
          <w:t>this.setState</w:t>
        </w:r>
        <w:proofErr w:type="spellEnd"/>
        <w:proofErr w:type="gramEnd"/>
        <w:r>
          <w:rPr>
            <w:rFonts w:ascii="Calibri" w:hAnsi="Calibri" w:cs="Calibri"/>
            <w:shd w:val="clear" w:color="auto" w:fill="FFFFFF"/>
          </w:rPr>
          <w:t>.</w:t>
        </w:r>
      </w:ins>
    </w:p>
    <w:p w14:paraId="78DAA674" w14:textId="77777777" w:rsidR="00B23922" w:rsidRDefault="00B23922" w:rsidP="00B23922">
      <w:pPr>
        <w:pStyle w:val="NormalWeb"/>
        <w:spacing w:before="0" w:beforeAutospacing="0" w:after="0" w:afterAutospacing="0"/>
        <w:ind w:left="540"/>
        <w:rPr>
          <w:ins w:id="1382" w:author="Danni Liu" w:date="2020-09-03T13:13:00Z"/>
          <w:rFonts w:ascii="Calibri" w:hAnsi="Calibri" w:cs="Calibri"/>
          <w:sz w:val="22"/>
          <w:szCs w:val="22"/>
        </w:rPr>
      </w:pPr>
      <w:ins w:id="1383" w:author="Danni Liu" w:date="2020-09-03T13:13:00Z">
        <w:r>
          <w:rPr>
            <w:rFonts w:ascii="Calibri" w:hAnsi="Calibri" w:cs="Calibri"/>
            <w:sz w:val="22"/>
            <w:szCs w:val="22"/>
            <w:u w:val="single"/>
            <w:shd w:val="clear" w:color="auto" w:fill="FFFFFF"/>
          </w:rPr>
          <w:t>Most Common Use Case:</w:t>
        </w:r>
        <w:r>
          <w:rPr>
            <w:rFonts w:ascii="Calibri" w:hAnsi="Calibri" w:cs="Calibri"/>
            <w:sz w:val="22"/>
            <w:szCs w:val="22"/>
            <w:shd w:val="clear" w:color="auto" w:fill="FFFFFF"/>
          </w:rPr>
          <w:t xml:space="preserve"> Used instead of </w:t>
        </w:r>
        <w:proofErr w:type="spellStart"/>
        <w:r>
          <w:rPr>
            <w:rFonts w:ascii="Calibri" w:hAnsi="Calibri" w:cs="Calibri"/>
            <w:sz w:val="22"/>
            <w:szCs w:val="22"/>
            <w:shd w:val="clear" w:color="auto" w:fill="FFFFFF"/>
          </w:rPr>
          <w:t>componentWillReceiveProps</w:t>
        </w:r>
        <w:proofErr w:type="spellEnd"/>
        <w:r>
          <w:rPr>
            <w:rFonts w:ascii="Calibri" w:hAnsi="Calibri" w:cs="Calibri"/>
            <w:sz w:val="22"/>
            <w:szCs w:val="22"/>
            <w:shd w:val="clear" w:color="auto" w:fill="FFFFFF"/>
          </w:rPr>
          <w:t xml:space="preserve"> on a component that also has </w:t>
        </w:r>
        <w:proofErr w:type="spellStart"/>
        <w:r>
          <w:rPr>
            <w:rFonts w:ascii="Calibri" w:hAnsi="Calibri" w:cs="Calibri"/>
            <w:sz w:val="22"/>
            <w:szCs w:val="22"/>
            <w:shd w:val="clear" w:color="auto" w:fill="FFFFFF"/>
          </w:rPr>
          <w:t>shouldComponentUpdate</w:t>
        </w:r>
        <w:proofErr w:type="spellEnd"/>
        <w:r>
          <w:rPr>
            <w:rFonts w:ascii="Calibri" w:hAnsi="Calibri" w:cs="Calibri"/>
            <w:sz w:val="22"/>
            <w:szCs w:val="22"/>
            <w:shd w:val="clear" w:color="auto" w:fill="FFFFFF"/>
          </w:rPr>
          <w:t xml:space="preserve"> (but no access to previous props).</w:t>
        </w:r>
      </w:ins>
    </w:p>
    <w:p w14:paraId="7730A6C0" w14:textId="77777777" w:rsidR="00B23922" w:rsidRDefault="00B23922" w:rsidP="00B23922">
      <w:pPr>
        <w:pStyle w:val="NormalWeb"/>
        <w:spacing w:before="0" w:beforeAutospacing="0" w:after="0" w:afterAutospacing="0"/>
        <w:ind w:left="540"/>
        <w:rPr>
          <w:ins w:id="1384" w:author="Danni Liu" w:date="2020-09-03T13:13:00Z"/>
          <w:rFonts w:ascii="Calibri" w:hAnsi="Calibri" w:cs="Calibri"/>
          <w:sz w:val="22"/>
          <w:szCs w:val="22"/>
        </w:rPr>
      </w:pPr>
      <w:ins w:id="1385" w:author="Danni Liu" w:date="2020-09-03T13:13:00Z">
        <w:r>
          <w:rPr>
            <w:rFonts w:ascii="Calibri" w:hAnsi="Calibri" w:cs="Calibri"/>
            <w:sz w:val="22"/>
            <w:szCs w:val="22"/>
            <w:u w:val="single"/>
            <w:shd w:val="clear" w:color="auto" w:fill="FFFFFF"/>
          </w:rPr>
          <w:t xml:space="preserve">Can call </w:t>
        </w:r>
        <w:proofErr w:type="spellStart"/>
        <w:r>
          <w:rPr>
            <w:rFonts w:ascii="Calibri" w:hAnsi="Calibri" w:cs="Calibri"/>
            <w:sz w:val="22"/>
            <w:szCs w:val="22"/>
            <w:u w:val="single"/>
            <w:shd w:val="clear" w:color="auto" w:fill="FFFFFF"/>
          </w:rPr>
          <w:t>setState</w:t>
        </w:r>
        <w:proofErr w:type="spellEnd"/>
        <w:r>
          <w:rPr>
            <w:rFonts w:ascii="Calibri" w:hAnsi="Calibri" w:cs="Calibri"/>
            <w:b/>
            <w:bCs/>
            <w:sz w:val="22"/>
            <w:szCs w:val="22"/>
            <w:u w:val="single"/>
            <w:shd w:val="clear" w:color="auto" w:fill="FFFFFF"/>
          </w:rPr>
          <w:t xml:space="preserve">: </w:t>
        </w:r>
        <w:r>
          <w:rPr>
            <w:rFonts w:ascii="Calibri" w:hAnsi="Calibri" w:cs="Calibri"/>
            <w:sz w:val="22"/>
            <w:szCs w:val="22"/>
            <w:shd w:val="clear" w:color="auto" w:fill="FFFFFF"/>
          </w:rPr>
          <w:t>No</w:t>
        </w:r>
        <w:r>
          <w:rPr>
            <w:rFonts w:ascii="Calibri" w:hAnsi="Calibri" w:cs="Calibri"/>
            <w:b/>
            <w:bCs/>
            <w:sz w:val="22"/>
            <w:szCs w:val="22"/>
            <w:shd w:val="clear" w:color="auto" w:fill="FFFFFF"/>
          </w:rPr>
          <w:t>.</w:t>
        </w:r>
      </w:ins>
    </w:p>
    <w:p w14:paraId="207A0246" w14:textId="77777777" w:rsidR="00B23922" w:rsidRDefault="00B23922" w:rsidP="00B23922">
      <w:pPr>
        <w:pStyle w:val="NormalWeb"/>
        <w:spacing w:before="0" w:beforeAutospacing="0" w:after="0" w:afterAutospacing="0"/>
        <w:ind w:left="540"/>
        <w:rPr>
          <w:ins w:id="1386" w:author="Danni Liu" w:date="2020-09-03T13:13:00Z"/>
          <w:rFonts w:ascii="Calibri" w:hAnsi="Calibri" w:cs="Calibri"/>
          <w:sz w:val="22"/>
          <w:szCs w:val="22"/>
        </w:rPr>
      </w:pPr>
      <w:ins w:id="1387" w:author="Danni Liu" w:date="2020-09-03T13:13:00Z">
        <w:r>
          <w:rPr>
            <w:rFonts w:ascii="Calibri" w:hAnsi="Calibri" w:cs="Calibri"/>
            <w:sz w:val="22"/>
            <w:szCs w:val="22"/>
          </w:rPr>
          <w:t> </w:t>
        </w:r>
      </w:ins>
    </w:p>
    <w:p w14:paraId="03B5E7EA" w14:textId="77777777" w:rsidR="00B23922" w:rsidRDefault="00B23922" w:rsidP="00B23922">
      <w:pPr>
        <w:numPr>
          <w:ilvl w:val="0"/>
          <w:numId w:val="90"/>
        </w:numPr>
        <w:spacing w:after="0" w:line="240" w:lineRule="auto"/>
        <w:ind w:left="540"/>
        <w:textAlignment w:val="center"/>
        <w:rPr>
          <w:ins w:id="1388" w:author="Danni Liu" w:date="2020-09-03T13:13:00Z"/>
          <w:rFonts w:ascii="Calibri" w:hAnsi="Calibri" w:cs="Calibri"/>
        </w:rPr>
      </w:pPr>
      <w:proofErr w:type="spellStart"/>
      <w:ins w:id="1389" w:author="Danni Liu" w:date="2020-09-03T13:13:00Z">
        <w:r>
          <w:rPr>
            <w:rFonts w:ascii="Calibri" w:hAnsi="Calibri" w:cs="Calibri"/>
            <w:shd w:val="clear" w:color="auto" w:fill="FFFFFF"/>
          </w:rPr>
          <w:t>componentDidUpdate</w:t>
        </w:r>
        <w:proofErr w:type="spellEnd"/>
        <w:r>
          <w:rPr>
            <w:rFonts w:ascii="Calibri" w:hAnsi="Calibri" w:cs="Calibri"/>
            <w:shd w:val="clear" w:color="auto" w:fill="FFFFFF"/>
          </w:rPr>
          <w:t>:</w:t>
        </w:r>
      </w:ins>
    </w:p>
    <w:p w14:paraId="748E9D20" w14:textId="77777777" w:rsidR="00B23922" w:rsidRDefault="00B23922" w:rsidP="00B23922">
      <w:pPr>
        <w:pStyle w:val="NormalWeb"/>
        <w:spacing w:before="0" w:beforeAutospacing="0" w:after="0" w:afterAutospacing="0"/>
        <w:ind w:left="540"/>
        <w:rPr>
          <w:ins w:id="1390" w:author="Danni Liu" w:date="2020-09-03T13:13:00Z"/>
          <w:rFonts w:ascii="Calibri" w:hAnsi="Calibri" w:cs="Calibri"/>
          <w:sz w:val="22"/>
          <w:szCs w:val="22"/>
        </w:rPr>
      </w:pPr>
      <w:ins w:id="1391" w:author="Danni Liu" w:date="2020-09-03T13:13:00Z">
        <w:r>
          <w:rPr>
            <w:rFonts w:ascii="Calibri" w:hAnsi="Calibri" w:cs="Calibri"/>
            <w:sz w:val="22"/>
            <w:szCs w:val="22"/>
            <w:u w:val="single"/>
            <w:shd w:val="clear" w:color="auto" w:fill="FFFFFF"/>
          </w:rPr>
          <w:t>Most Common Use Case:</w:t>
        </w:r>
        <w:r>
          <w:rPr>
            <w:rFonts w:ascii="Calibri" w:hAnsi="Calibri" w:cs="Calibri"/>
            <w:sz w:val="22"/>
            <w:szCs w:val="22"/>
            <w:shd w:val="clear" w:color="auto" w:fill="FFFFFF"/>
          </w:rPr>
          <w:t> Updating the DOM in response to prop or state changes.</w:t>
        </w:r>
      </w:ins>
    </w:p>
    <w:p w14:paraId="1E2EB968" w14:textId="77777777" w:rsidR="00B23922" w:rsidRDefault="00B23922" w:rsidP="00B23922">
      <w:pPr>
        <w:pStyle w:val="NormalWeb"/>
        <w:spacing w:before="0" w:beforeAutospacing="0" w:after="0" w:afterAutospacing="0"/>
        <w:ind w:left="540"/>
        <w:rPr>
          <w:ins w:id="1392" w:author="Danni Liu" w:date="2020-09-03T13:13:00Z"/>
          <w:rFonts w:ascii="Calibri" w:hAnsi="Calibri" w:cs="Calibri"/>
          <w:sz w:val="22"/>
          <w:szCs w:val="22"/>
        </w:rPr>
      </w:pPr>
      <w:ins w:id="1393" w:author="Danni Liu" w:date="2020-09-03T13:13:00Z">
        <w:r>
          <w:rPr>
            <w:rFonts w:ascii="Calibri" w:hAnsi="Calibri" w:cs="Calibri"/>
            <w:sz w:val="22"/>
            <w:szCs w:val="22"/>
            <w:u w:val="single"/>
            <w:shd w:val="clear" w:color="auto" w:fill="FFFFFF"/>
          </w:rPr>
          <w:t xml:space="preserve">Can call </w:t>
        </w:r>
        <w:proofErr w:type="spellStart"/>
        <w:r>
          <w:rPr>
            <w:rFonts w:ascii="Calibri" w:hAnsi="Calibri" w:cs="Calibri"/>
            <w:sz w:val="22"/>
            <w:szCs w:val="22"/>
            <w:u w:val="single"/>
            <w:shd w:val="clear" w:color="auto" w:fill="FFFFFF"/>
          </w:rPr>
          <w:t>setState</w:t>
        </w:r>
        <w:proofErr w:type="spellEnd"/>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Yes.</w:t>
        </w:r>
      </w:ins>
    </w:p>
    <w:p w14:paraId="018B8A1A" w14:textId="77777777" w:rsidR="00B23922" w:rsidRDefault="00B23922" w:rsidP="00B23922">
      <w:pPr>
        <w:pStyle w:val="NormalWeb"/>
        <w:spacing w:before="0" w:beforeAutospacing="0" w:after="0" w:afterAutospacing="0"/>
        <w:ind w:left="540"/>
        <w:rPr>
          <w:ins w:id="1394" w:author="Danni Liu" w:date="2020-09-03T13:13:00Z"/>
          <w:rFonts w:ascii="Calibri" w:hAnsi="Calibri" w:cs="Calibri"/>
          <w:sz w:val="22"/>
          <w:szCs w:val="22"/>
        </w:rPr>
      </w:pPr>
      <w:ins w:id="1395" w:author="Danni Liu" w:date="2020-09-03T13:13:00Z">
        <w:r>
          <w:rPr>
            <w:rFonts w:ascii="Calibri" w:hAnsi="Calibri" w:cs="Calibri"/>
            <w:sz w:val="22"/>
            <w:szCs w:val="22"/>
          </w:rPr>
          <w:t> </w:t>
        </w:r>
      </w:ins>
    </w:p>
    <w:p w14:paraId="613DA737" w14:textId="77777777" w:rsidR="00B23922" w:rsidRDefault="00B23922" w:rsidP="00B23922">
      <w:pPr>
        <w:numPr>
          <w:ilvl w:val="0"/>
          <w:numId w:val="91"/>
        </w:numPr>
        <w:spacing w:after="0" w:line="240" w:lineRule="auto"/>
        <w:ind w:left="540"/>
        <w:textAlignment w:val="center"/>
        <w:rPr>
          <w:ins w:id="1396" w:author="Danni Liu" w:date="2020-09-03T13:13:00Z"/>
          <w:rFonts w:ascii="Calibri" w:hAnsi="Calibri" w:cs="Calibri"/>
        </w:rPr>
      </w:pPr>
      <w:proofErr w:type="spellStart"/>
      <w:ins w:id="1397" w:author="Danni Liu" w:date="2020-09-03T13:13:00Z">
        <w:r>
          <w:rPr>
            <w:rFonts w:ascii="Calibri" w:hAnsi="Calibri" w:cs="Calibri"/>
            <w:shd w:val="clear" w:color="auto" w:fill="FFFFFF"/>
          </w:rPr>
          <w:t>componentWillUnmount</w:t>
        </w:r>
        <w:proofErr w:type="spellEnd"/>
      </w:ins>
    </w:p>
    <w:p w14:paraId="1544C36C" w14:textId="77777777" w:rsidR="00B23922" w:rsidRDefault="00B23922" w:rsidP="00B23922">
      <w:pPr>
        <w:pStyle w:val="NormalWeb"/>
        <w:spacing w:before="0" w:beforeAutospacing="0" w:after="0" w:afterAutospacing="0"/>
        <w:ind w:left="540"/>
        <w:rPr>
          <w:ins w:id="1398" w:author="Danni Liu" w:date="2020-09-03T13:13:00Z"/>
          <w:rFonts w:ascii="Calibri" w:hAnsi="Calibri" w:cs="Calibri"/>
          <w:sz w:val="22"/>
          <w:szCs w:val="22"/>
        </w:rPr>
      </w:pPr>
      <w:ins w:id="1399" w:author="Danni Liu" w:date="2020-09-03T13:13:00Z">
        <w:r>
          <w:rPr>
            <w:rFonts w:ascii="Calibri" w:hAnsi="Calibri" w:cs="Calibri"/>
            <w:sz w:val="22"/>
            <w:szCs w:val="22"/>
            <w:u w:val="single"/>
            <w:shd w:val="clear" w:color="auto" w:fill="FFFFFF"/>
          </w:rPr>
          <w:lastRenderedPageBreak/>
          <w:t>Most Common Use Case</w:t>
        </w:r>
        <w:r>
          <w:rPr>
            <w:rFonts w:ascii="Calibri" w:hAnsi="Calibri" w:cs="Calibri"/>
            <w:sz w:val="22"/>
            <w:szCs w:val="22"/>
            <w:shd w:val="clear" w:color="auto" w:fill="FFFFFF"/>
          </w:rPr>
          <w:t>: Cleaning up any leftover debris from your component.</w:t>
        </w:r>
      </w:ins>
    </w:p>
    <w:p w14:paraId="0A09CE65" w14:textId="77777777" w:rsidR="00B23922" w:rsidRDefault="00B23922" w:rsidP="00B23922">
      <w:pPr>
        <w:pStyle w:val="NormalWeb"/>
        <w:spacing w:before="0" w:beforeAutospacing="0" w:after="0" w:afterAutospacing="0"/>
        <w:ind w:left="540"/>
        <w:rPr>
          <w:ins w:id="1400" w:author="Danni Liu" w:date="2020-09-03T13:13:00Z"/>
          <w:rFonts w:ascii="Calibri" w:hAnsi="Calibri" w:cs="Calibri"/>
          <w:sz w:val="22"/>
          <w:szCs w:val="22"/>
        </w:rPr>
      </w:pPr>
      <w:ins w:id="1401" w:author="Danni Liu" w:date="2020-09-03T13:13:00Z">
        <w:r>
          <w:rPr>
            <w:rFonts w:ascii="Calibri" w:hAnsi="Calibri" w:cs="Calibri"/>
            <w:sz w:val="22"/>
            <w:szCs w:val="22"/>
            <w:u w:val="single"/>
            <w:shd w:val="clear" w:color="auto" w:fill="FFFFFF"/>
          </w:rPr>
          <w:t xml:space="preserve">Can call </w:t>
        </w:r>
        <w:proofErr w:type="spellStart"/>
        <w:r>
          <w:rPr>
            <w:rFonts w:ascii="Calibri" w:hAnsi="Calibri" w:cs="Calibri"/>
            <w:sz w:val="22"/>
            <w:szCs w:val="22"/>
            <w:u w:val="single"/>
            <w:shd w:val="clear" w:color="auto" w:fill="FFFFFF"/>
          </w:rPr>
          <w:t>setState</w:t>
        </w:r>
        <w:proofErr w:type="spellEnd"/>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No.</w:t>
        </w:r>
      </w:ins>
    </w:p>
    <w:p w14:paraId="353FA919" w14:textId="77777777" w:rsidR="00B23922" w:rsidRDefault="00B23922" w:rsidP="00B23922">
      <w:pPr>
        <w:pStyle w:val="NormalWeb"/>
        <w:spacing w:before="0" w:beforeAutospacing="0" w:after="0" w:afterAutospacing="0"/>
        <w:rPr>
          <w:ins w:id="1402" w:author="Danni Liu" w:date="2020-09-03T13:13:00Z"/>
          <w:rFonts w:ascii="Calibri" w:hAnsi="Calibri" w:cs="Calibri"/>
          <w:sz w:val="22"/>
          <w:szCs w:val="22"/>
        </w:rPr>
      </w:pPr>
      <w:ins w:id="1403" w:author="Danni Liu" w:date="2020-09-03T13:13:00Z">
        <w:r>
          <w:rPr>
            <w:rFonts w:ascii="Calibri" w:hAnsi="Calibri" w:cs="Calibri"/>
            <w:sz w:val="22"/>
            <w:szCs w:val="22"/>
          </w:rPr>
          <w:t> </w:t>
        </w:r>
      </w:ins>
    </w:p>
    <w:p w14:paraId="6646E498" w14:textId="77777777" w:rsidR="00B23922" w:rsidRDefault="00B23922" w:rsidP="00B23922">
      <w:pPr>
        <w:pStyle w:val="NormalWeb"/>
        <w:spacing w:before="0" w:beforeAutospacing="0" w:after="0" w:afterAutospacing="0"/>
        <w:rPr>
          <w:ins w:id="1404" w:author="Danni Liu" w:date="2020-09-03T13:13:00Z"/>
          <w:rFonts w:ascii="Calibri" w:hAnsi="Calibri" w:cs="Calibri"/>
          <w:color w:val="0070C0"/>
          <w:sz w:val="40"/>
          <w:szCs w:val="40"/>
        </w:rPr>
      </w:pPr>
      <w:ins w:id="1405" w:author="Danni Liu" w:date="2020-09-03T13:13:00Z">
        <w:r>
          <w:rPr>
            <w:rFonts w:ascii="Calibri" w:hAnsi="Calibri" w:cs="Calibri"/>
            <w:color w:val="0070C0"/>
            <w:sz w:val="40"/>
            <w:szCs w:val="40"/>
          </w:rPr>
          <w:t>------------------------------------React Native:</w:t>
        </w:r>
      </w:ins>
    </w:p>
    <w:p w14:paraId="48BC841E" w14:textId="77777777" w:rsidR="00B23922" w:rsidRDefault="00B23922" w:rsidP="00B23922">
      <w:pPr>
        <w:pStyle w:val="NormalWeb"/>
        <w:spacing w:before="0" w:beforeAutospacing="0" w:after="0" w:afterAutospacing="0"/>
        <w:rPr>
          <w:ins w:id="1406" w:author="Danni Liu" w:date="2020-09-03T13:13:00Z"/>
          <w:rFonts w:ascii="Calibri" w:hAnsi="Calibri" w:cs="Calibri"/>
          <w:sz w:val="22"/>
          <w:szCs w:val="22"/>
        </w:rPr>
      </w:pPr>
      <w:ins w:id="1407" w:author="Danni Liu" w:date="2020-09-03T13:13:00Z">
        <w:r>
          <w:rPr>
            <w:rFonts w:ascii="Calibri" w:hAnsi="Calibri" w:cs="Calibri"/>
            <w:sz w:val="22"/>
            <w:szCs w:val="22"/>
          </w:rPr>
          <w:t xml:space="preserve">**official site:  </w:t>
        </w:r>
        <w:r>
          <w:rPr>
            <w:rFonts w:ascii="Calibri" w:hAnsi="Calibri" w:cs="Calibri"/>
            <w:sz w:val="22"/>
            <w:szCs w:val="22"/>
          </w:rPr>
          <w:fldChar w:fldCharType="begin"/>
        </w:r>
        <w:r>
          <w:rPr>
            <w:rFonts w:ascii="Calibri" w:hAnsi="Calibri" w:cs="Calibri"/>
            <w:sz w:val="22"/>
            <w:szCs w:val="22"/>
          </w:rPr>
          <w:instrText xml:space="preserve"> HYPERLINK "https://facebook.github.io/react-native/docs/getting-started.html" </w:instrText>
        </w:r>
        <w:r>
          <w:rPr>
            <w:rFonts w:ascii="Calibri" w:hAnsi="Calibri" w:cs="Calibri"/>
            <w:sz w:val="22"/>
            <w:szCs w:val="22"/>
          </w:rPr>
          <w:fldChar w:fldCharType="separate"/>
        </w:r>
        <w:r>
          <w:rPr>
            <w:rStyle w:val="Hyperlink"/>
            <w:rFonts w:ascii="Calibri" w:hAnsi="Calibri" w:cs="Calibri"/>
            <w:sz w:val="22"/>
            <w:szCs w:val="22"/>
          </w:rPr>
          <w:t>https://facebook.github.io/react-native/docs/getting-started.html</w:t>
        </w:r>
        <w:r>
          <w:rPr>
            <w:rFonts w:ascii="Calibri" w:hAnsi="Calibri" w:cs="Calibri"/>
            <w:sz w:val="22"/>
            <w:szCs w:val="22"/>
          </w:rPr>
          <w:fldChar w:fldCharType="end"/>
        </w:r>
      </w:ins>
    </w:p>
    <w:p w14:paraId="03255821" w14:textId="77777777" w:rsidR="00B23922" w:rsidRDefault="00B23922" w:rsidP="00B23922">
      <w:pPr>
        <w:pStyle w:val="NormalWeb"/>
        <w:spacing w:before="0" w:beforeAutospacing="0" w:after="0" w:afterAutospacing="0"/>
        <w:rPr>
          <w:ins w:id="1408" w:author="Danni Liu" w:date="2020-09-03T13:13:00Z"/>
          <w:rFonts w:ascii="Calibri" w:hAnsi="Calibri" w:cs="Calibri"/>
          <w:sz w:val="22"/>
          <w:szCs w:val="22"/>
        </w:rPr>
      </w:pPr>
      <w:ins w:id="1409" w:author="Danni Liu" w:date="2020-09-03T13:13:00Z">
        <w:r>
          <w:rPr>
            <w:rFonts w:ascii="Calibri" w:hAnsi="Calibri" w:cs="Calibri"/>
            <w:sz w:val="22"/>
            <w:szCs w:val="22"/>
          </w:rPr>
          <w:t xml:space="preserve">*expo SDK: </w:t>
        </w:r>
        <w:r>
          <w:rPr>
            <w:rFonts w:ascii="Calibri" w:hAnsi="Calibri" w:cs="Calibri"/>
            <w:sz w:val="22"/>
            <w:szCs w:val="22"/>
          </w:rPr>
          <w:fldChar w:fldCharType="begin"/>
        </w:r>
        <w:r>
          <w:rPr>
            <w:rFonts w:ascii="Calibri" w:hAnsi="Calibri" w:cs="Calibri"/>
            <w:sz w:val="22"/>
            <w:szCs w:val="22"/>
          </w:rPr>
          <w:instrText xml:space="preserve"> HYPERLINK "https://expo.io/" </w:instrText>
        </w:r>
        <w:r>
          <w:rPr>
            <w:rFonts w:ascii="Calibri" w:hAnsi="Calibri" w:cs="Calibri"/>
            <w:sz w:val="22"/>
            <w:szCs w:val="22"/>
          </w:rPr>
          <w:fldChar w:fldCharType="separate"/>
        </w:r>
        <w:r>
          <w:rPr>
            <w:rStyle w:val="Hyperlink"/>
            <w:rFonts w:ascii="Calibri" w:hAnsi="Calibri" w:cs="Calibri"/>
            <w:sz w:val="22"/>
            <w:szCs w:val="22"/>
          </w:rPr>
          <w:t>https://expo.io/</w:t>
        </w:r>
        <w:r>
          <w:rPr>
            <w:rFonts w:ascii="Calibri" w:hAnsi="Calibri" w:cs="Calibri"/>
            <w:sz w:val="22"/>
            <w:szCs w:val="22"/>
          </w:rPr>
          <w:fldChar w:fldCharType="end"/>
        </w:r>
      </w:ins>
    </w:p>
    <w:p w14:paraId="08EAA7FB" w14:textId="77777777" w:rsidR="00B23922" w:rsidRPr="00B23922" w:rsidRDefault="00B23922" w:rsidP="00B23922">
      <w:pPr>
        <w:rPr>
          <w:ins w:id="1410" w:author="Danni Liu" w:date="2020-09-03T13:11:00Z"/>
          <w:rPrChange w:id="1411" w:author="Danni Liu" w:date="2020-09-03T13:13:00Z">
            <w:rPr>
              <w:ins w:id="1412" w:author="Danni Liu" w:date="2020-09-03T13:11:00Z"/>
            </w:rPr>
          </w:rPrChange>
        </w:rPr>
        <w:pPrChange w:id="1413" w:author="Danni Liu" w:date="2020-09-03T13:13:00Z">
          <w:pPr>
            <w:pStyle w:val="Heading2"/>
          </w:pPr>
        </w:pPrChange>
      </w:pPr>
      <w:bookmarkStart w:id="1414" w:name="_GoBack"/>
      <w:bookmarkEnd w:id="1414"/>
    </w:p>
    <w:p w14:paraId="3947841B" w14:textId="77777777" w:rsidR="00B23922" w:rsidRDefault="00B23922" w:rsidP="00B23922">
      <w:pPr>
        <w:pStyle w:val="Heading2"/>
        <w:rPr>
          <w:ins w:id="1415" w:author="Danni Liu" w:date="2020-09-03T13:11:00Z"/>
        </w:rPr>
      </w:pPr>
      <w:ins w:id="1416" w:author="Danni Liu" w:date="2020-09-03T13:11:00Z">
        <w:r>
          <w:t>NEXT</w:t>
        </w:r>
      </w:ins>
    </w:p>
    <w:p w14:paraId="07A3D169" w14:textId="77777777" w:rsidR="00B23922" w:rsidRDefault="00B23922" w:rsidP="00B23922">
      <w:pPr>
        <w:pStyle w:val="Heading2"/>
        <w:rPr>
          <w:ins w:id="1417" w:author="Danni Liu" w:date="2020-09-03T13:11:00Z"/>
        </w:rPr>
      </w:pPr>
      <w:ins w:id="1418" w:author="Danni Liu" w:date="2020-09-03T13:11:00Z">
        <w:r>
          <w:t>NEXT</w:t>
        </w:r>
      </w:ins>
    </w:p>
    <w:p w14:paraId="20EFB766" w14:textId="77777777" w:rsidR="00B23922" w:rsidRPr="00B23922" w:rsidRDefault="00B23922" w:rsidP="00B23922">
      <w:pPr>
        <w:rPr>
          <w:ins w:id="1419" w:author="Danni Liu" w:date="2020-09-03T13:10:00Z"/>
          <w:rPrChange w:id="1420" w:author="Danni Liu" w:date="2020-09-03T13:11:00Z">
            <w:rPr>
              <w:ins w:id="1421" w:author="Danni Liu" w:date="2020-09-03T13:10:00Z"/>
            </w:rPr>
          </w:rPrChange>
        </w:rPr>
        <w:pPrChange w:id="1422" w:author="Danni Liu" w:date="2020-09-03T13:11:00Z">
          <w:pPr>
            <w:pStyle w:val="Heading2"/>
          </w:pPr>
        </w:pPrChange>
      </w:pPr>
    </w:p>
    <w:p w14:paraId="4A5AA39E" w14:textId="58BC496E" w:rsidR="009B2212" w:rsidRDefault="009B2212" w:rsidP="002F41CC">
      <w:pPr>
        <w:rPr>
          <w:ins w:id="1423" w:author="Danni Liu" w:date="2020-07-09T21:39:00Z"/>
          <w:rFonts w:asciiTheme="majorHAnsi" w:eastAsiaTheme="majorEastAsia" w:hAnsiTheme="majorHAnsi" w:cstheme="majorBidi"/>
          <w:color w:val="2E74B5" w:themeColor="accent1" w:themeShade="BF"/>
          <w:sz w:val="32"/>
          <w:szCs w:val="32"/>
          <w:shd w:val="clear" w:color="auto" w:fill="FFFFFF"/>
        </w:rPr>
      </w:pPr>
    </w:p>
    <w:p w14:paraId="4A59F0D4" w14:textId="7778D61F" w:rsidR="005A3706" w:rsidRDefault="005A3706" w:rsidP="002F41CC">
      <w:pPr>
        <w:rPr>
          <w:ins w:id="1424" w:author="Danni Liu" w:date="2020-07-09T21:39:00Z"/>
          <w:rFonts w:asciiTheme="majorHAnsi" w:eastAsiaTheme="majorEastAsia" w:hAnsiTheme="majorHAnsi" w:cstheme="majorBidi"/>
          <w:color w:val="2E74B5" w:themeColor="accent1" w:themeShade="BF"/>
          <w:sz w:val="32"/>
          <w:szCs w:val="32"/>
          <w:shd w:val="clear" w:color="auto" w:fill="FFFFFF"/>
        </w:rPr>
      </w:pPr>
    </w:p>
    <w:p w14:paraId="71BB4CAF" w14:textId="074A310C" w:rsidR="005A3706" w:rsidRDefault="005A3706" w:rsidP="002F41CC">
      <w:pPr>
        <w:rPr>
          <w:ins w:id="1425" w:author="Danni Liu" w:date="2020-07-09T21:39:00Z"/>
          <w:rFonts w:asciiTheme="majorHAnsi" w:eastAsiaTheme="majorEastAsia" w:hAnsiTheme="majorHAnsi" w:cstheme="majorBidi"/>
          <w:color w:val="2E74B5" w:themeColor="accent1" w:themeShade="BF"/>
          <w:sz w:val="32"/>
          <w:szCs w:val="32"/>
          <w:shd w:val="clear" w:color="auto" w:fill="FFFFFF"/>
        </w:rPr>
      </w:pPr>
    </w:p>
    <w:p w14:paraId="44485DC5" w14:textId="6D5EB99A" w:rsidR="005A3706" w:rsidRDefault="005A3706" w:rsidP="002F41CC">
      <w:pPr>
        <w:rPr>
          <w:ins w:id="1426" w:author="Danni Liu" w:date="2020-07-09T21:39:00Z"/>
          <w:rFonts w:asciiTheme="majorHAnsi" w:eastAsiaTheme="majorEastAsia" w:hAnsiTheme="majorHAnsi" w:cstheme="majorBidi"/>
          <w:color w:val="2E74B5" w:themeColor="accent1" w:themeShade="BF"/>
          <w:sz w:val="32"/>
          <w:szCs w:val="32"/>
          <w:shd w:val="clear" w:color="auto" w:fill="FFFFFF"/>
        </w:rPr>
      </w:pPr>
    </w:p>
    <w:p w14:paraId="660344CD" w14:textId="26B19779" w:rsidR="005A3706" w:rsidRDefault="005A3706" w:rsidP="002F41CC">
      <w:pPr>
        <w:rPr>
          <w:ins w:id="1427" w:author="Danni Liu" w:date="2020-07-09T21:39:00Z"/>
          <w:rFonts w:asciiTheme="majorHAnsi" w:eastAsiaTheme="majorEastAsia" w:hAnsiTheme="majorHAnsi" w:cstheme="majorBidi"/>
          <w:color w:val="2E74B5" w:themeColor="accent1" w:themeShade="BF"/>
          <w:sz w:val="32"/>
          <w:szCs w:val="32"/>
          <w:shd w:val="clear" w:color="auto" w:fill="FFFFFF"/>
        </w:rPr>
      </w:pPr>
    </w:p>
    <w:p w14:paraId="060CD587" w14:textId="77777777" w:rsidR="005A3706" w:rsidRDefault="005A3706" w:rsidP="002F41CC">
      <w:pPr>
        <w:rPr>
          <w:rFonts w:asciiTheme="majorHAnsi" w:eastAsiaTheme="majorEastAsia" w:hAnsiTheme="majorHAnsi" w:cstheme="majorBidi"/>
          <w:color w:val="2E74B5" w:themeColor="accent1" w:themeShade="BF"/>
          <w:sz w:val="32"/>
          <w:szCs w:val="32"/>
          <w:shd w:val="clear" w:color="auto" w:fill="FFFFFF"/>
        </w:rPr>
      </w:pPr>
    </w:p>
    <w:p w14:paraId="34B84F9D" w14:textId="6E2ABA94" w:rsidR="000B4FD0" w:rsidDel="00D66BC5" w:rsidRDefault="000B4FD0" w:rsidP="000B4FD0">
      <w:pPr>
        <w:pStyle w:val="Heading1"/>
        <w:rPr>
          <w:del w:id="1428" w:author="Danni Liu" w:date="2020-07-11T11:12:00Z"/>
          <w:shd w:val="clear" w:color="auto" w:fill="FFFFFF"/>
        </w:rPr>
      </w:pPr>
      <w:bookmarkStart w:id="1429" w:name="_Toc40807546"/>
      <w:del w:id="1430" w:author="Danni Liu" w:date="2020-06-16T09:04:00Z">
        <w:r w:rsidRPr="000A0A98" w:rsidDel="002F41CC">
          <w:rPr>
            <w:shd w:val="clear" w:color="auto" w:fill="FFFFFF"/>
          </w:rPr>
          <w:delText>Installation of JDK</w:delText>
        </w:r>
      </w:del>
      <w:bookmarkEnd w:id="1429"/>
    </w:p>
    <w:p w14:paraId="1DD2FC20" w14:textId="77777777" w:rsidR="00F666D7" w:rsidDel="002F41CC" w:rsidRDefault="00F666D7" w:rsidP="00F666D7">
      <w:pPr>
        <w:rPr>
          <w:del w:id="1431" w:author="Danni Liu" w:date="2020-06-16T09:07:00Z"/>
        </w:rPr>
      </w:pPr>
    </w:p>
    <w:p w14:paraId="421F130B" w14:textId="02C0F5E4" w:rsidR="00F666D7" w:rsidDel="002F41CC" w:rsidRDefault="00F666D7" w:rsidP="00F666D7">
      <w:pPr>
        <w:pStyle w:val="StyleHeading310ptNotBoldLeft0Firstline0Line"/>
        <w:spacing w:after="0"/>
        <w:ind w:right="0" w:firstLine="720"/>
        <w:jc w:val="both"/>
        <w:rPr>
          <w:del w:id="1432" w:author="Danni Liu" w:date="2020-06-16T09:06:00Z"/>
          <w:rStyle w:val="PlainTextChar"/>
          <w:rFonts w:ascii="Calibri" w:hAnsi="Calibri"/>
          <w:b w:val="0"/>
        </w:rPr>
      </w:pPr>
      <w:del w:id="1433" w:author="Danni Liu" w:date="2020-06-16T09:06:00Z">
        <w:r w:rsidDel="002F41CC">
          <w:rPr>
            <w:rStyle w:val="PlainTextChar"/>
            <w:rFonts w:ascii="Calibri" w:hAnsi="Calibri"/>
            <w:b w:val="0"/>
          </w:rPr>
          <w:delText xml:space="preserve">This section covers the installation of JDK and it has to be in sequence as described below. </w:delText>
        </w:r>
      </w:del>
    </w:p>
    <w:p w14:paraId="3D2A6869" w14:textId="7844C090" w:rsidR="00F666D7" w:rsidRPr="00F666D7" w:rsidDel="00D66BC5" w:rsidRDefault="00F666D7" w:rsidP="00F666D7">
      <w:pPr>
        <w:rPr>
          <w:del w:id="1434" w:author="Danni Liu" w:date="2020-07-11T11:12:00Z"/>
        </w:rPr>
      </w:pPr>
    </w:p>
    <w:p w14:paraId="6AA47905" w14:textId="339AB7BA" w:rsidR="005A3706" w:rsidRPr="005A3706" w:rsidDel="00D66BC5" w:rsidRDefault="000B4FD0">
      <w:pPr>
        <w:rPr>
          <w:del w:id="1435" w:author="Danni Liu" w:date="2020-07-11T11:12:00Z"/>
          <w:rPrChange w:id="1436" w:author="Danni Liu" w:date="2020-07-09T21:36:00Z">
            <w:rPr>
              <w:del w:id="1437" w:author="Danni Liu" w:date="2020-07-11T11:12:00Z"/>
            </w:rPr>
          </w:rPrChange>
        </w:rPr>
        <w:pPrChange w:id="1438" w:author="Danni Liu" w:date="2020-07-09T21:36:00Z">
          <w:pPr>
            <w:pStyle w:val="Heading2"/>
          </w:pPr>
        </w:pPrChange>
      </w:pPr>
      <w:bookmarkStart w:id="1439" w:name="_Toc40807547"/>
      <w:del w:id="1440" w:author="Danni Liu" w:date="2020-06-16T09:06:00Z">
        <w:r w:rsidRPr="000A0A98" w:rsidDel="002F41CC">
          <w:delText xml:space="preserve">Installation of JDK 8 Update </w:delText>
        </w:r>
        <w:r w:rsidR="006B25C2" w:rsidDel="002F41CC">
          <w:delText>241</w:delText>
        </w:r>
      </w:del>
      <w:bookmarkEnd w:id="1439"/>
    </w:p>
    <w:p w14:paraId="1D7BF89B" w14:textId="77777777" w:rsidR="00F666D7" w:rsidDel="00C529A7" w:rsidRDefault="00F666D7" w:rsidP="00F666D7">
      <w:pPr>
        <w:spacing w:after="0" w:line="360" w:lineRule="auto"/>
        <w:ind w:left="720"/>
        <w:jc w:val="both"/>
        <w:rPr>
          <w:del w:id="1441" w:author="Danni Liu" w:date="2020-06-16T09:07:00Z"/>
          <w:rFonts w:cstheme="minorHAnsi"/>
          <w:sz w:val="24"/>
          <w:szCs w:val="24"/>
        </w:rPr>
      </w:pPr>
    </w:p>
    <w:p w14:paraId="37FD020A" w14:textId="01A2193C" w:rsidR="00F666D7" w:rsidDel="00C529A7" w:rsidRDefault="00F666D7">
      <w:pPr>
        <w:spacing w:after="0" w:line="360" w:lineRule="auto"/>
        <w:jc w:val="both"/>
        <w:rPr>
          <w:del w:id="1442" w:author="Danni Liu" w:date="2020-06-16T09:07:00Z"/>
          <w:rFonts w:cstheme="minorHAnsi"/>
          <w:sz w:val="24"/>
          <w:szCs w:val="24"/>
        </w:rPr>
        <w:pPrChange w:id="1443" w:author="Danni Liu" w:date="2020-06-16T09:07:00Z">
          <w:pPr>
            <w:spacing w:after="0" w:line="360" w:lineRule="auto"/>
            <w:ind w:left="720"/>
            <w:jc w:val="both"/>
          </w:pPr>
        </w:pPrChange>
      </w:pPr>
      <w:del w:id="1444" w:author="Danni Liu" w:date="2020-06-16T09:07:00Z">
        <w:r w:rsidDel="00C529A7">
          <w:rPr>
            <w:rFonts w:cstheme="minorHAnsi"/>
            <w:sz w:val="24"/>
            <w:szCs w:val="24"/>
          </w:rPr>
          <w:delText>1. Run</w:delText>
        </w:r>
        <w:r w:rsidR="005306BE" w:rsidDel="00C529A7">
          <w:rPr>
            <w:rFonts w:cstheme="minorHAnsi"/>
            <w:sz w:val="24"/>
            <w:szCs w:val="24"/>
          </w:rPr>
          <w:delText xml:space="preserve"> </w:delText>
        </w:r>
        <w:r w:rsidDel="00C529A7">
          <w:rPr>
            <w:rFonts w:cstheme="minorHAnsi"/>
            <w:sz w:val="24"/>
            <w:szCs w:val="24"/>
          </w:rPr>
          <w:delText>“</w:delText>
        </w:r>
        <w:r w:rsidR="00D658BB" w:rsidDel="00C529A7">
          <w:rPr>
            <w:rFonts w:cstheme="minorHAnsi"/>
            <w:b/>
            <w:sz w:val="24"/>
            <w:szCs w:val="24"/>
          </w:rPr>
          <w:delText>jdk-8u241</w:delText>
        </w:r>
        <w:r w:rsidRPr="0002508D" w:rsidDel="00C529A7">
          <w:rPr>
            <w:rFonts w:cstheme="minorHAnsi"/>
            <w:b/>
            <w:sz w:val="24"/>
            <w:szCs w:val="24"/>
          </w:rPr>
          <w:delText>-windows-x64.exe</w:delText>
        </w:r>
        <w:r w:rsidDel="00C529A7">
          <w:rPr>
            <w:rFonts w:cstheme="minorHAnsi"/>
            <w:sz w:val="24"/>
            <w:szCs w:val="24"/>
          </w:rPr>
          <w:delText>”</w:delText>
        </w:r>
        <w:r w:rsidR="005306BE" w:rsidDel="00C529A7">
          <w:rPr>
            <w:rFonts w:cstheme="minorHAnsi"/>
            <w:sz w:val="24"/>
            <w:szCs w:val="24"/>
          </w:rPr>
          <w:delText xml:space="preserve"> </w:delText>
        </w:r>
        <w:r w:rsidDel="00C529A7">
          <w:rPr>
            <w:rFonts w:cstheme="minorHAnsi"/>
            <w:sz w:val="24"/>
            <w:szCs w:val="24"/>
          </w:rPr>
          <w:delText>present inside</w:delText>
        </w:r>
        <w:r w:rsidR="00D658BB" w:rsidDel="00C529A7">
          <w:rPr>
            <w:rFonts w:cstheme="minorHAnsi"/>
            <w:sz w:val="24"/>
            <w:szCs w:val="24"/>
          </w:rPr>
          <w:delText xml:space="preserve"> corresponding zip file for a 64</w:delText>
        </w:r>
        <w:r w:rsidR="005306BE" w:rsidDel="00C529A7">
          <w:rPr>
            <w:rFonts w:cstheme="minorHAnsi"/>
            <w:sz w:val="24"/>
            <w:szCs w:val="24"/>
          </w:rPr>
          <w:delText>-</w:delText>
        </w:r>
        <w:r w:rsidR="00D658BB" w:rsidDel="00C529A7">
          <w:rPr>
            <w:rFonts w:cstheme="minorHAnsi"/>
            <w:sz w:val="24"/>
            <w:szCs w:val="24"/>
          </w:rPr>
          <w:delText>bit machine.  M</w:delText>
        </w:r>
        <w:r w:rsidRPr="009A446F" w:rsidDel="00C529A7">
          <w:rPr>
            <w:rFonts w:cstheme="minorHAnsi"/>
            <w:sz w:val="24"/>
            <w:szCs w:val="24"/>
          </w:rPr>
          <w:delText>ake sure the Java path has no spaces</w:delText>
        </w:r>
        <w:r w:rsidDel="00C529A7">
          <w:rPr>
            <w:rFonts w:cstheme="minorHAnsi"/>
            <w:sz w:val="24"/>
            <w:szCs w:val="24"/>
          </w:rPr>
          <w:delText>.</w:delText>
        </w:r>
      </w:del>
    </w:p>
    <w:p w14:paraId="00440829" w14:textId="45BFBFB0" w:rsidR="00F666D7" w:rsidDel="00C529A7" w:rsidRDefault="00F666D7">
      <w:pPr>
        <w:rPr>
          <w:del w:id="1445" w:author="Danni Liu" w:date="2020-06-16T09:07:00Z"/>
          <w:rFonts w:cstheme="minorHAnsi"/>
          <w:sz w:val="24"/>
          <w:szCs w:val="24"/>
        </w:rPr>
        <w:pPrChange w:id="1446" w:author="Danni Liu" w:date="2020-06-16T09:07:00Z">
          <w:pPr>
            <w:ind w:firstLine="720"/>
          </w:pPr>
        </w:pPrChange>
      </w:pPr>
      <w:del w:id="1447" w:author="Danni Liu" w:date="2020-06-16T09:07:00Z">
        <w:r w:rsidDel="00C529A7">
          <w:rPr>
            <w:rFonts w:cstheme="minorHAnsi"/>
            <w:sz w:val="24"/>
            <w:szCs w:val="24"/>
          </w:rPr>
          <w:delText>2. Run the application to start the JDK installation.</w:delText>
        </w:r>
      </w:del>
    </w:p>
    <w:p w14:paraId="4CF9CE28" w14:textId="518716A9" w:rsidR="00D658BB" w:rsidRPr="009A446F" w:rsidDel="00D66BC5" w:rsidRDefault="00D658BB">
      <w:pPr>
        <w:rPr>
          <w:del w:id="1448" w:author="Danni Liu" w:date="2020-07-11T11:12:00Z"/>
          <w:rFonts w:cstheme="minorHAnsi"/>
          <w:bCs/>
          <w:color w:val="5B9BD5" w:themeColor="accent1"/>
          <w:sz w:val="24"/>
          <w:szCs w:val="24"/>
          <w:shd w:val="clear" w:color="auto" w:fill="FFFFFF"/>
        </w:rPr>
        <w:pPrChange w:id="1449" w:author="Danni Liu" w:date="2020-06-16T09:07:00Z">
          <w:pPr>
            <w:ind w:firstLine="720"/>
          </w:pPr>
        </w:pPrChange>
      </w:pPr>
      <w:del w:id="1450" w:author="Danni Liu" w:date="2020-06-16T09:05:00Z">
        <w:r w:rsidDel="002F41CC">
          <w:rPr>
            <w:noProof/>
          </w:rPr>
          <w:drawing>
            <wp:inline distT="0" distB="0" distL="0" distR="0" wp14:anchorId="31CA418D" wp14:editId="349129C9">
              <wp:extent cx="5919426" cy="31699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4926" cy="3172865"/>
                      </a:xfrm>
                      <a:prstGeom prst="rect">
                        <a:avLst/>
                      </a:prstGeom>
                    </pic:spPr>
                  </pic:pic>
                </a:graphicData>
              </a:graphic>
            </wp:inline>
          </w:drawing>
        </w:r>
      </w:del>
    </w:p>
    <w:p w14:paraId="2666B664" w14:textId="4ED301B9" w:rsidR="00F666D7" w:rsidDel="00D66BC5" w:rsidRDefault="00F666D7" w:rsidP="00F666D7">
      <w:pPr>
        <w:ind w:left="720" w:firstLine="720"/>
        <w:rPr>
          <w:del w:id="1451" w:author="Danni Liu" w:date="2020-07-11T11:12:00Z"/>
          <w:rFonts w:ascii="Times New Roman" w:hAnsi="Times New Roman" w:cs="Times New Roman"/>
          <w:sz w:val="24"/>
          <w:szCs w:val="24"/>
        </w:rPr>
      </w:pPr>
      <w:del w:id="1452" w:author="Danni Liu" w:date="2020-07-11T11:12:00Z">
        <w:r w:rsidDel="00D66BC5">
          <w:rPr>
            <w:rFonts w:ascii="Tahoma" w:hAnsi="Tahoma" w:cs="Tahoma"/>
            <w:b/>
            <w:bCs/>
            <w:color w:val="2B333F"/>
            <w:sz w:val="17"/>
            <w:szCs w:val="17"/>
            <w:shd w:val="clear" w:color="auto" w:fill="FFFFFF"/>
          </w:rPr>
          <w:delText xml:space="preserve">  </w:delText>
        </w:r>
      </w:del>
    </w:p>
    <w:p w14:paraId="4D6FE4BB" w14:textId="0FF5E928" w:rsidR="00F666D7" w:rsidDel="00D66BC5" w:rsidRDefault="00F666D7" w:rsidP="00F666D7">
      <w:pPr>
        <w:jc w:val="center"/>
        <w:rPr>
          <w:del w:id="1453" w:author="Danni Liu" w:date="2020-07-11T11:12:00Z"/>
          <w:rFonts w:ascii="Times New Roman" w:hAnsi="Times New Roman" w:cs="Times New Roman"/>
          <w:sz w:val="24"/>
          <w:szCs w:val="24"/>
        </w:rPr>
      </w:pPr>
    </w:p>
    <w:p w14:paraId="58A6C1EF" w14:textId="67FE59ED" w:rsidR="00037FB3" w:rsidDel="00D66BC5" w:rsidRDefault="00037FB3" w:rsidP="00F666D7">
      <w:pPr>
        <w:jc w:val="center"/>
        <w:rPr>
          <w:del w:id="1454" w:author="Danni Liu" w:date="2020-07-11T11:12:00Z"/>
          <w:rFonts w:ascii="Times New Roman" w:hAnsi="Times New Roman" w:cs="Times New Roman"/>
          <w:sz w:val="24"/>
          <w:szCs w:val="24"/>
        </w:rPr>
      </w:pPr>
    </w:p>
    <w:p w14:paraId="106ACC2A" w14:textId="23CCD45B" w:rsidR="00037FB3" w:rsidDel="00D66BC5" w:rsidRDefault="00037FB3" w:rsidP="00F666D7">
      <w:pPr>
        <w:jc w:val="center"/>
        <w:rPr>
          <w:del w:id="1455" w:author="Danni Liu" w:date="2020-07-11T11:12:00Z"/>
          <w:rFonts w:ascii="Times New Roman" w:hAnsi="Times New Roman" w:cs="Times New Roman"/>
          <w:sz w:val="24"/>
          <w:szCs w:val="24"/>
        </w:rPr>
      </w:pPr>
    </w:p>
    <w:p w14:paraId="6C270EAB" w14:textId="03FB792F" w:rsidR="00037FB3" w:rsidDel="00D66BC5" w:rsidRDefault="00037FB3" w:rsidP="00F666D7">
      <w:pPr>
        <w:jc w:val="center"/>
        <w:rPr>
          <w:del w:id="1456" w:author="Danni Liu" w:date="2020-07-11T11:12:00Z"/>
          <w:rFonts w:ascii="Times New Roman" w:hAnsi="Times New Roman" w:cs="Times New Roman"/>
          <w:sz w:val="24"/>
          <w:szCs w:val="24"/>
        </w:rPr>
      </w:pPr>
    </w:p>
    <w:p w14:paraId="316AA4CB" w14:textId="6164B68C" w:rsidR="00037FB3" w:rsidDel="00D66BC5" w:rsidRDefault="00037FB3" w:rsidP="00F666D7">
      <w:pPr>
        <w:jc w:val="center"/>
        <w:rPr>
          <w:del w:id="1457" w:author="Danni Liu" w:date="2020-07-11T11:12:00Z"/>
          <w:rFonts w:ascii="Times New Roman" w:hAnsi="Times New Roman" w:cs="Times New Roman"/>
          <w:sz w:val="24"/>
          <w:szCs w:val="24"/>
        </w:rPr>
      </w:pPr>
    </w:p>
    <w:p w14:paraId="6340BE29" w14:textId="77777777" w:rsidR="00037FB3" w:rsidRDefault="00037FB3" w:rsidP="00F666D7">
      <w:pPr>
        <w:jc w:val="center"/>
        <w:rPr>
          <w:rFonts w:ascii="Times New Roman" w:hAnsi="Times New Roman" w:cs="Times New Roman"/>
          <w:sz w:val="24"/>
          <w:szCs w:val="24"/>
        </w:rPr>
      </w:pPr>
    </w:p>
    <w:p w14:paraId="45CC107F" w14:textId="19A63036" w:rsidR="00037FB3" w:rsidDel="002F41CC" w:rsidRDefault="00037FB3" w:rsidP="00F666D7">
      <w:pPr>
        <w:jc w:val="center"/>
        <w:rPr>
          <w:del w:id="1458" w:author="Danni Liu" w:date="2020-06-16T09:06:00Z"/>
          <w:rFonts w:ascii="Times New Roman" w:hAnsi="Times New Roman" w:cs="Times New Roman"/>
          <w:sz w:val="24"/>
          <w:szCs w:val="24"/>
        </w:rPr>
      </w:pPr>
    </w:p>
    <w:p w14:paraId="40A1BDAA" w14:textId="179450D3" w:rsidR="00037FB3" w:rsidDel="002F41CC" w:rsidRDefault="00037FB3" w:rsidP="00F666D7">
      <w:pPr>
        <w:jc w:val="center"/>
        <w:rPr>
          <w:del w:id="1459" w:author="Danni Liu" w:date="2020-06-16T09:06:00Z"/>
          <w:rFonts w:ascii="Times New Roman" w:hAnsi="Times New Roman" w:cs="Times New Roman"/>
          <w:sz w:val="24"/>
          <w:szCs w:val="24"/>
        </w:rPr>
      </w:pPr>
    </w:p>
    <w:p w14:paraId="17F60152" w14:textId="2FED73E3" w:rsidR="00037FB3" w:rsidDel="002F41CC" w:rsidRDefault="00037FB3" w:rsidP="00F666D7">
      <w:pPr>
        <w:jc w:val="center"/>
        <w:rPr>
          <w:del w:id="1460" w:author="Danni Liu" w:date="2020-06-16T09:06:00Z"/>
          <w:rFonts w:ascii="Times New Roman" w:hAnsi="Times New Roman" w:cs="Times New Roman"/>
          <w:sz w:val="24"/>
          <w:szCs w:val="24"/>
        </w:rPr>
      </w:pPr>
    </w:p>
    <w:p w14:paraId="539D631B" w14:textId="5FA1F794" w:rsidR="00F666D7" w:rsidDel="002F41CC" w:rsidRDefault="00F666D7" w:rsidP="00F666D7">
      <w:pPr>
        <w:ind w:firstLine="720"/>
        <w:rPr>
          <w:del w:id="1461" w:author="Danni Liu" w:date="2020-06-16T09:05:00Z"/>
          <w:rFonts w:ascii="Times New Roman" w:hAnsi="Times New Roman" w:cs="Times New Roman"/>
          <w:sz w:val="24"/>
          <w:szCs w:val="24"/>
        </w:rPr>
      </w:pPr>
      <w:del w:id="1462" w:author="Danni Liu" w:date="2020-06-16T09:05:00Z">
        <w:r w:rsidDel="002F41CC">
          <w:rPr>
            <w:rFonts w:ascii="Times New Roman" w:hAnsi="Times New Roman" w:cs="Times New Roman"/>
            <w:sz w:val="24"/>
            <w:szCs w:val="24"/>
          </w:rPr>
          <w:delText>3. Welcome wizard will be displayed Click next</w:delText>
        </w:r>
      </w:del>
    </w:p>
    <w:p w14:paraId="57EFE51D" w14:textId="43839F03" w:rsidR="00D658BB" w:rsidDel="002F41CC" w:rsidRDefault="00D658BB" w:rsidP="00F666D7">
      <w:pPr>
        <w:ind w:firstLine="720"/>
        <w:rPr>
          <w:del w:id="1463" w:author="Danni Liu" w:date="2020-06-16T09:06:00Z"/>
          <w:rFonts w:ascii="Times New Roman" w:hAnsi="Times New Roman" w:cs="Times New Roman"/>
          <w:sz w:val="24"/>
          <w:szCs w:val="24"/>
        </w:rPr>
      </w:pPr>
      <w:del w:id="1464" w:author="Danni Liu" w:date="2020-06-16T09:05:00Z">
        <w:r w:rsidDel="002F41CC">
          <w:rPr>
            <w:noProof/>
          </w:rPr>
          <w:drawing>
            <wp:inline distT="0" distB="0" distL="0" distR="0" wp14:anchorId="6A878E94" wp14:editId="2083D6E8">
              <wp:extent cx="4810125" cy="3648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125" cy="3648075"/>
                      </a:xfrm>
                      <a:prstGeom prst="rect">
                        <a:avLst/>
                      </a:prstGeom>
                    </pic:spPr>
                  </pic:pic>
                </a:graphicData>
              </a:graphic>
            </wp:inline>
          </w:drawing>
        </w:r>
      </w:del>
    </w:p>
    <w:p w14:paraId="29356F5D" w14:textId="7CD857C5" w:rsidR="00F666D7" w:rsidDel="002F41CC" w:rsidRDefault="00F666D7" w:rsidP="00F666D7">
      <w:pPr>
        <w:jc w:val="center"/>
        <w:rPr>
          <w:del w:id="1465" w:author="Danni Liu" w:date="2020-06-16T09:05:00Z"/>
          <w:rFonts w:ascii="Times New Roman" w:hAnsi="Times New Roman" w:cs="Times New Roman"/>
          <w:sz w:val="24"/>
          <w:szCs w:val="24"/>
        </w:rPr>
      </w:pPr>
    </w:p>
    <w:p w14:paraId="01FE16DC" w14:textId="31C461F8" w:rsidR="00F666D7" w:rsidDel="002F41CC" w:rsidRDefault="00F666D7" w:rsidP="00F666D7">
      <w:pPr>
        <w:ind w:firstLine="720"/>
        <w:rPr>
          <w:del w:id="1466" w:author="Danni Liu" w:date="2020-06-16T09:05:00Z"/>
          <w:rFonts w:ascii="Times New Roman" w:hAnsi="Times New Roman" w:cs="Times New Roman"/>
          <w:sz w:val="24"/>
          <w:szCs w:val="24"/>
        </w:rPr>
      </w:pPr>
      <w:del w:id="1467" w:author="Danni Liu" w:date="2020-06-16T09:05:00Z">
        <w:r w:rsidDel="002F41CC">
          <w:rPr>
            <w:rFonts w:ascii="Times New Roman" w:hAnsi="Times New Roman" w:cs="Times New Roman"/>
            <w:sz w:val="24"/>
            <w:szCs w:val="24"/>
          </w:rPr>
          <w:delText xml:space="preserve">4. Click on </w:delText>
        </w:r>
        <w:r w:rsidR="005306BE" w:rsidDel="002F41CC">
          <w:rPr>
            <w:rFonts w:ascii="Times New Roman" w:hAnsi="Times New Roman" w:cs="Times New Roman"/>
            <w:sz w:val="24"/>
            <w:szCs w:val="24"/>
          </w:rPr>
          <w:delText>C</w:delText>
        </w:r>
        <w:r w:rsidDel="002F41CC">
          <w:rPr>
            <w:rFonts w:ascii="Times New Roman" w:hAnsi="Times New Roman" w:cs="Times New Roman"/>
            <w:sz w:val="24"/>
            <w:szCs w:val="24"/>
          </w:rPr>
          <w:delText xml:space="preserve">hange </w:delText>
        </w:r>
        <w:r w:rsidR="005306BE" w:rsidDel="002F41CC">
          <w:rPr>
            <w:rFonts w:ascii="Times New Roman" w:hAnsi="Times New Roman" w:cs="Times New Roman"/>
            <w:sz w:val="24"/>
            <w:szCs w:val="24"/>
          </w:rPr>
          <w:delText xml:space="preserve">button </w:delText>
        </w:r>
        <w:r w:rsidDel="002F41CC">
          <w:rPr>
            <w:rFonts w:ascii="Times New Roman" w:hAnsi="Times New Roman" w:cs="Times New Roman"/>
            <w:sz w:val="24"/>
            <w:szCs w:val="24"/>
          </w:rPr>
          <w:delText>to change the installation path</w:delText>
        </w:r>
      </w:del>
    </w:p>
    <w:p w14:paraId="0BBFA1C2" w14:textId="2A49FA62" w:rsidR="00F666D7" w:rsidDel="002F41CC" w:rsidRDefault="00F666D7" w:rsidP="00037FB3">
      <w:pPr>
        <w:ind w:left="720"/>
        <w:rPr>
          <w:del w:id="1468" w:author="Danni Liu" w:date="2020-06-16T09:06:00Z"/>
          <w:rFonts w:ascii="Times New Roman" w:hAnsi="Times New Roman" w:cs="Times New Roman"/>
          <w:sz w:val="24"/>
          <w:szCs w:val="24"/>
        </w:rPr>
      </w:pPr>
      <w:del w:id="1469" w:author="Danni Liu" w:date="2020-06-16T09:06:00Z">
        <w:r w:rsidDel="002F41CC">
          <w:rPr>
            <w:rFonts w:ascii="Times New Roman" w:hAnsi="Times New Roman" w:cs="Times New Roman"/>
            <w:sz w:val="24"/>
            <w:szCs w:val="24"/>
          </w:rPr>
          <w:delText>5. Give installation path as “C:\Java\jdk1.8</w:delText>
        </w:r>
        <w:r w:rsidR="00ED3C8C" w:rsidDel="002F41CC">
          <w:rPr>
            <w:rFonts w:ascii="Times New Roman" w:hAnsi="Times New Roman" w:cs="Times New Roman"/>
            <w:sz w:val="24"/>
            <w:szCs w:val="24"/>
          </w:rPr>
          <w:delText>.0_241</w:delText>
        </w:r>
        <w:r w:rsidDel="002F41CC">
          <w:rPr>
            <w:rFonts w:ascii="Times New Roman" w:hAnsi="Times New Roman" w:cs="Times New Roman"/>
            <w:sz w:val="24"/>
            <w:szCs w:val="24"/>
          </w:rPr>
          <w:delText>\” and click ok</w:delText>
        </w:r>
      </w:del>
      <w:del w:id="1470" w:author="Danni Liu" w:date="2020-06-16T09:05:00Z">
        <w:r w:rsidR="00D658BB" w:rsidDel="002F41CC">
          <w:rPr>
            <w:noProof/>
          </w:rPr>
          <w:drawing>
            <wp:inline distT="0" distB="0" distL="0" distR="0" wp14:anchorId="5587E555" wp14:editId="531FCA96">
              <wp:extent cx="4791075" cy="3667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075" cy="3667125"/>
                      </a:xfrm>
                      <a:prstGeom prst="rect">
                        <a:avLst/>
                      </a:prstGeom>
                    </pic:spPr>
                  </pic:pic>
                </a:graphicData>
              </a:graphic>
            </wp:inline>
          </w:drawing>
        </w:r>
      </w:del>
    </w:p>
    <w:p w14:paraId="51AD4CEB" w14:textId="60B47FE3" w:rsidR="00037FB3" w:rsidDel="002F41CC" w:rsidRDefault="00037FB3" w:rsidP="00037FB3">
      <w:pPr>
        <w:ind w:firstLine="720"/>
        <w:rPr>
          <w:del w:id="1471" w:author="Danni Liu" w:date="2020-06-16T09:06:00Z"/>
          <w:rFonts w:ascii="Times New Roman" w:hAnsi="Times New Roman" w:cs="Times New Roman"/>
          <w:sz w:val="24"/>
          <w:szCs w:val="24"/>
        </w:rPr>
      </w:pPr>
      <w:del w:id="1472" w:author="Danni Liu" w:date="2020-06-16T09:06:00Z">
        <w:r w:rsidDel="002F41CC">
          <w:rPr>
            <w:rFonts w:ascii="Times New Roman" w:hAnsi="Times New Roman" w:cs="Times New Roman"/>
            <w:sz w:val="24"/>
            <w:szCs w:val="24"/>
          </w:rPr>
          <w:delText>6. Check the changed path and Click on next</w:delText>
        </w:r>
      </w:del>
    </w:p>
    <w:p w14:paraId="006CC21C" w14:textId="079B1158" w:rsidR="00F666D7" w:rsidDel="002F41CC" w:rsidRDefault="00D658BB" w:rsidP="00037FB3">
      <w:pPr>
        <w:ind w:left="720"/>
        <w:rPr>
          <w:del w:id="1473" w:author="Danni Liu" w:date="2020-06-16T09:06:00Z"/>
          <w:rFonts w:ascii="Times New Roman" w:hAnsi="Times New Roman" w:cs="Times New Roman"/>
          <w:sz w:val="24"/>
          <w:szCs w:val="24"/>
        </w:rPr>
      </w:pPr>
      <w:del w:id="1474" w:author="Danni Liu" w:date="2020-06-16T09:05:00Z">
        <w:r w:rsidDel="002F41CC">
          <w:rPr>
            <w:noProof/>
          </w:rPr>
          <w:drawing>
            <wp:inline distT="0" distB="0" distL="0" distR="0" wp14:anchorId="16703009" wp14:editId="2928196A">
              <wp:extent cx="4800600" cy="3629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600" cy="3629025"/>
                      </a:xfrm>
                      <a:prstGeom prst="rect">
                        <a:avLst/>
                      </a:prstGeom>
                    </pic:spPr>
                  </pic:pic>
                </a:graphicData>
              </a:graphic>
            </wp:inline>
          </w:drawing>
        </w:r>
      </w:del>
    </w:p>
    <w:p w14:paraId="675F6231" w14:textId="62F50355" w:rsidR="00F666D7" w:rsidDel="002F41CC" w:rsidRDefault="00F666D7" w:rsidP="00F666D7">
      <w:pPr>
        <w:jc w:val="center"/>
        <w:rPr>
          <w:del w:id="1475" w:author="Danni Liu" w:date="2020-06-16T09:06:00Z"/>
          <w:rFonts w:ascii="Times New Roman" w:hAnsi="Times New Roman" w:cs="Times New Roman"/>
          <w:sz w:val="24"/>
          <w:szCs w:val="24"/>
        </w:rPr>
      </w:pPr>
    </w:p>
    <w:p w14:paraId="5146F094" w14:textId="73571FEF" w:rsidR="00F666D7" w:rsidDel="002F41CC" w:rsidRDefault="00F666D7" w:rsidP="00F666D7">
      <w:pPr>
        <w:tabs>
          <w:tab w:val="left" w:pos="2925"/>
        </w:tabs>
        <w:rPr>
          <w:del w:id="1476" w:author="Danni Liu" w:date="2020-06-16T09:06:00Z"/>
          <w:rFonts w:ascii="Times New Roman" w:hAnsi="Times New Roman" w:cs="Times New Roman"/>
          <w:sz w:val="24"/>
          <w:szCs w:val="24"/>
        </w:rPr>
      </w:pPr>
      <w:del w:id="1477" w:author="Danni Liu" w:date="2020-06-16T09:06:00Z">
        <w:r w:rsidDel="002F41CC">
          <w:rPr>
            <w:rFonts w:ascii="Times New Roman" w:hAnsi="Times New Roman" w:cs="Times New Roman"/>
            <w:sz w:val="24"/>
            <w:szCs w:val="24"/>
          </w:rPr>
          <w:delText xml:space="preserve">             7. Click on change and give the path for JRE inst</w:delText>
        </w:r>
        <w:r w:rsidR="00ED3C8C" w:rsidDel="002F41CC">
          <w:rPr>
            <w:rFonts w:ascii="Times New Roman" w:hAnsi="Times New Roman" w:cs="Times New Roman"/>
            <w:sz w:val="24"/>
            <w:szCs w:val="24"/>
          </w:rPr>
          <w:delText>allation as “C:\Java\jre1.8.0_241</w:delText>
        </w:r>
        <w:r w:rsidDel="002F41CC">
          <w:rPr>
            <w:rFonts w:ascii="Times New Roman" w:hAnsi="Times New Roman" w:cs="Times New Roman"/>
            <w:sz w:val="24"/>
            <w:szCs w:val="24"/>
          </w:rPr>
          <w:delText>”</w:delText>
        </w:r>
      </w:del>
    </w:p>
    <w:p w14:paraId="29884FF5" w14:textId="7070FDB2" w:rsidR="00F666D7" w:rsidDel="002F41CC" w:rsidRDefault="00037FB3" w:rsidP="00037FB3">
      <w:pPr>
        <w:tabs>
          <w:tab w:val="left" w:pos="1395"/>
        </w:tabs>
        <w:ind w:left="720"/>
        <w:rPr>
          <w:del w:id="1478" w:author="Danni Liu" w:date="2020-06-16T09:06:00Z"/>
          <w:rFonts w:ascii="Times New Roman" w:hAnsi="Times New Roman" w:cs="Times New Roman"/>
          <w:sz w:val="24"/>
          <w:szCs w:val="24"/>
        </w:rPr>
      </w:pPr>
      <w:del w:id="1479" w:author="Danni Liu" w:date="2020-06-16T09:06:00Z">
        <w:r w:rsidDel="002F41CC">
          <w:rPr>
            <w:noProof/>
          </w:rPr>
          <w:drawing>
            <wp:inline distT="0" distB="0" distL="0" distR="0" wp14:anchorId="48F8A162" wp14:editId="45279145">
              <wp:extent cx="5619750" cy="3050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5449" cy="3058555"/>
                      </a:xfrm>
                      <a:prstGeom prst="rect">
                        <a:avLst/>
                      </a:prstGeom>
                    </pic:spPr>
                  </pic:pic>
                </a:graphicData>
              </a:graphic>
            </wp:inline>
          </w:drawing>
        </w:r>
      </w:del>
    </w:p>
    <w:p w14:paraId="6D703CF2" w14:textId="39C188D4" w:rsidR="00F666D7" w:rsidDel="002F41CC" w:rsidRDefault="00F666D7" w:rsidP="00F666D7">
      <w:pPr>
        <w:tabs>
          <w:tab w:val="left" w:pos="1395"/>
        </w:tabs>
        <w:rPr>
          <w:del w:id="1480" w:author="Danni Liu" w:date="2020-06-16T09:06:00Z"/>
          <w:rFonts w:ascii="Times New Roman" w:hAnsi="Times New Roman" w:cs="Times New Roman"/>
          <w:sz w:val="24"/>
          <w:szCs w:val="24"/>
        </w:rPr>
      </w:pPr>
    </w:p>
    <w:p w14:paraId="05DF130B" w14:textId="50AB0DE6" w:rsidR="00F666D7" w:rsidRPr="00561BF1" w:rsidDel="002F41CC" w:rsidRDefault="00F666D7" w:rsidP="00F666D7">
      <w:pPr>
        <w:tabs>
          <w:tab w:val="left" w:pos="1395"/>
        </w:tabs>
        <w:rPr>
          <w:del w:id="1481" w:author="Danni Liu" w:date="2020-06-16T09:06:00Z"/>
          <w:rFonts w:ascii="Times New Roman" w:hAnsi="Times New Roman" w:cs="Times New Roman"/>
          <w:sz w:val="24"/>
          <w:szCs w:val="24"/>
        </w:rPr>
      </w:pPr>
    </w:p>
    <w:p w14:paraId="59EA3BAD" w14:textId="4D410513" w:rsidR="00F666D7" w:rsidDel="002F41CC" w:rsidRDefault="00F666D7" w:rsidP="00F666D7">
      <w:pPr>
        <w:tabs>
          <w:tab w:val="left" w:pos="2925"/>
        </w:tabs>
        <w:jc w:val="center"/>
        <w:rPr>
          <w:del w:id="1482" w:author="Danni Liu" w:date="2020-06-16T09:06:00Z"/>
          <w:rFonts w:ascii="Times New Roman" w:hAnsi="Times New Roman" w:cs="Times New Roman"/>
          <w:sz w:val="24"/>
          <w:szCs w:val="24"/>
        </w:rPr>
      </w:pPr>
    </w:p>
    <w:p w14:paraId="0A003BE9" w14:textId="2765E8F0" w:rsidR="00F666D7" w:rsidDel="002F41CC" w:rsidRDefault="00F666D7" w:rsidP="00F666D7">
      <w:pPr>
        <w:tabs>
          <w:tab w:val="left" w:pos="2925"/>
        </w:tabs>
        <w:rPr>
          <w:del w:id="1483" w:author="Danni Liu" w:date="2020-06-16T09:06:00Z"/>
          <w:rFonts w:ascii="Times New Roman" w:hAnsi="Times New Roman" w:cs="Times New Roman"/>
          <w:sz w:val="24"/>
          <w:szCs w:val="24"/>
        </w:rPr>
      </w:pPr>
      <w:del w:id="1484" w:author="Danni Liu" w:date="2020-06-16T09:06:00Z">
        <w:r w:rsidDel="002F41CC">
          <w:rPr>
            <w:rFonts w:ascii="Times New Roman" w:hAnsi="Times New Roman" w:cs="Times New Roman"/>
            <w:sz w:val="24"/>
            <w:szCs w:val="24"/>
          </w:rPr>
          <w:delText xml:space="preserve">              8. Check the changed path and click Next to complete the installation.</w:delText>
        </w:r>
      </w:del>
    </w:p>
    <w:p w14:paraId="460707E0" w14:textId="5F5775B4" w:rsidR="00F666D7" w:rsidRDefault="00037FB3" w:rsidP="00037FB3">
      <w:pPr>
        <w:jc w:val="center"/>
        <w:rPr>
          <w:rFonts w:ascii="Times New Roman" w:hAnsi="Times New Roman" w:cs="Times New Roman"/>
          <w:sz w:val="24"/>
          <w:szCs w:val="24"/>
        </w:rPr>
      </w:pPr>
      <w:del w:id="1485" w:author="Danni Liu" w:date="2020-06-16T09:06:00Z">
        <w:r w:rsidDel="002F41CC">
          <w:rPr>
            <w:noProof/>
          </w:rPr>
          <w:drawing>
            <wp:inline distT="0" distB="0" distL="0" distR="0" wp14:anchorId="0387EEBA" wp14:editId="151EF2DB">
              <wp:extent cx="5564505" cy="302436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1794" cy="3028322"/>
                      </a:xfrm>
                      <a:prstGeom prst="rect">
                        <a:avLst/>
                      </a:prstGeom>
                    </pic:spPr>
                  </pic:pic>
                </a:graphicData>
              </a:graphic>
            </wp:inline>
          </w:drawing>
        </w:r>
        <w:r w:rsidR="00ED3C8C" w:rsidDel="002F41CC">
          <w:rPr>
            <w:noProof/>
          </w:rPr>
          <w:drawing>
            <wp:inline distT="0" distB="0" distL="0" distR="0" wp14:anchorId="30FCA3CF" wp14:editId="394B526F">
              <wp:extent cx="4752975" cy="3619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975" cy="3619500"/>
                      </a:xfrm>
                      <a:prstGeom prst="rect">
                        <a:avLst/>
                      </a:prstGeom>
                    </pic:spPr>
                  </pic:pic>
                </a:graphicData>
              </a:graphic>
            </wp:inline>
          </w:drawing>
        </w:r>
      </w:del>
    </w:p>
    <w:p w14:paraId="16C5F8FD" w14:textId="77777777" w:rsidR="00037FB3" w:rsidRDefault="00037FB3" w:rsidP="00037FB3">
      <w:pPr>
        <w:jc w:val="center"/>
        <w:rPr>
          <w:rFonts w:ascii="Times New Roman" w:hAnsi="Times New Roman" w:cs="Times New Roman"/>
          <w:sz w:val="24"/>
          <w:szCs w:val="24"/>
        </w:rPr>
      </w:pPr>
    </w:p>
    <w:p w14:paraId="43EDC8DE" w14:textId="77777777" w:rsidR="00037FB3" w:rsidRDefault="00037FB3" w:rsidP="00037FB3">
      <w:pPr>
        <w:jc w:val="center"/>
        <w:rPr>
          <w:rFonts w:ascii="Times New Roman" w:hAnsi="Times New Roman" w:cs="Times New Roman"/>
          <w:sz w:val="24"/>
          <w:szCs w:val="24"/>
        </w:rPr>
      </w:pPr>
    </w:p>
    <w:p w14:paraId="143FC704" w14:textId="77777777" w:rsidR="00037FB3" w:rsidRDefault="00037FB3" w:rsidP="00037FB3">
      <w:pPr>
        <w:jc w:val="center"/>
        <w:rPr>
          <w:rFonts w:ascii="Times New Roman" w:hAnsi="Times New Roman" w:cs="Times New Roman"/>
          <w:sz w:val="24"/>
          <w:szCs w:val="24"/>
        </w:rPr>
      </w:pPr>
    </w:p>
    <w:p w14:paraId="6DC29A2D" w14:textId="77777777" w:rsidR="00F666D7" w:rsidRDefault="00F666D7" w:rsidP="00F666D7">
      <w:pPr>
        <w:tabs>
          <w:tab w:val="left" w:pos="2805"/>
        </w:tabs>
        <w:rPr>
          <w:rFonts w:ascii="Times New Roman" w:hAnsi="Times New Roman" w:cs="Times New Roman"/>
          <w:sz w:val="24"/>
          <w:szCs w:val="24"/>
        </w:rPr>
      </w:pPr>
      <w:r>
        <w:rPr>
          <w:rFonts w:ascii="Times New Roman" w:hAnsi="Times New Roman" w:cs="Times New Roman"/>
          <w:sz w:val="24"/>
          <w:szCs w:val="24"/>
        </w:rPr>
        <w:tab/>
      </w:r>
    </w:p>
    <w:p w14:paraId="5DA19340" w14:textId="50D90243" w:rsidR="006F14A4" w:rsidDel="00C529A7" w:rsidRDefault="006F14A4" w:rsidP="006F14A4">
      <w:pPr>
        <w:pStyle w:val="Heading2"/>
        <w:rPr>
          <w:del w:id="1486" w:author="Danni Liu" w:date="2020-06-16T09:07:00Z"/>
        </w:rPr>
      </w:pPr>
      <w:bookmarkStart w:id="1487" w:name="_Toc40807548"/>
      <w:del w:id="1488" w:author="Danni Liu" w:date="2020-06-16T09:07:00Z">
        <w:r w:rsidDel="00C529A7">
          <w:delText>Update Unlimited Strength Policy Files</w:delText>
        </w:r>
        <w:bookmarkEnd w:id="1487"/>
      </w:del>
    </w:p>
    <w:p w14:paraId="1A9AF577" w14:textId="3038951D" w:rsidR="00A66AF2" w:rsidDel="00C529A7" w:rsidRDefault="00A66AF2" w:rsidP="00A66AF2">
      <w:pPr>
        <w:ind w:left="576"/>
        <w:rPr>
          <w:del w:id="1489" w:author="Danni Liu" w:date="2020-06-16T09:07:00Z"/>
        </w:rPr>
      </w:pPr>
    </w:p>
    <w:p w14:paraId="45C78955" w14:textId="4A1AA838" w:rsidR="00A66AF2" w:rsidDel="00C529A7" w:rsidRDefault="00A66AF2" w:rsidP="00A66AF2">
      <w:pPr>
        <w:ind w:left="576"/>
        <w:rPr>
          <w:del w:id="1490" w:author="Danni Liu" w:date="2020-06-16T09:07:00Z"/>
        </w:rPr>
      </w:pPr>
      <w:del w:id="1491" w:author="Danni Liu" w:date="2020-06-16T09:07:00Z">
        <w:r w:rsidDel="00C529A7">
          <w:delText xml:space="preserve">In order to use a larger key and stronger encryption you have to upgrade the Java Policy files. </w:delText>
        </w:r>
      </w:del>
    </w:p>
    <w:p w14:paraId="12EC5713" w14:textId="0EDE8E10" w:rsidR="006F14A4" w:rsidDel="00C529A7" w:rsidRDefault="00A66AF2" w:rsidP="00371E7F">
      <w:pPr>
        <w:pStyle w:val="ListParagraph"/>
        <w:numPr>
          <w:ilvl w:val="0"/>
          <w:numId w:val="5"/>
        </w:numPr>
        <w:rPr>
          <w:del w:id="1492" w:author="Danni Liu" w:date="2020-06-16T09:07:00Z"/>
        </w:rPr>
      </w:pPr>
      <w:del w:id="1493" w:author="Danni Liu" w:date="2020-06-16T09:07:00Z">
        <w:r w:rsidDel="00C529A7">
          <w:delText xml:space="preserve">Unzip </w:delText>
        </w:r>
        <w:r w:rsidRPr="00A66AF2" w:rsidDel="00C529A7">
          <w:delText>SOFTWARES_DEV\PREMIER\JAVA\jce_policy-8.zip</w:delText>
        </w:r>
      </w:del>
    </w:p>
    <w:p w14:paraId="0FD53B89" w14:textId="1E897144" w:rsidR="00A66AF2" w:rsidDel="00C529A7" w:rsidRDefault="00A66AF2" w:rsidP="00371E7F">
      <w:pPr>
        <w:pStyle w:val="ListParagraph"/>
        <w:numPr>
          <w:ilvl w:val="0"/>
          <w:numId w:val="5"/>
        </w:numPr>
        <w:rPr>
          <w:del w:id="1494" w:author="Danni Liu" w:date="2020-06-16T09:07:00Z"/>
        </w:rPr>
      </w:pPr>
      <w:del w:id="1495" w:author="Danni Liu" w:date="2020-06-16T09:07:00Z">
        <w:r w:rsidDel="00C529A7">
          <w:delText>Backup existing files local_policy.jar and US_export_policy.jar</w:delText>
        </w:r>
      </w:del>
    </w:p>
    <w:p w14:paraId="0259C320" w14:textId="03A21BA2" w:rsidR="00A66AF2" w:rsidRPr="006F14A4" w:rsidDel="00C529A7" w:rsidRDefault="00A66AF2" w:rsidP="00371E7F">
      <w:pPr>
        <w:pStyle w:val="ListParagraph"/>
        <w:numPr>
          <w:ilvl w:val="1"/>
          <w:numId w:val="5"/>
        </w:numPr>
        <w:rPr>
          <w:del w:id="1496" w:author="Danni Liu" w:date="2020-06-16T09:07:00Z"/>
        </w:rPr>
      </w:pPr>
      <w:del w:id="1497" w:author="Danni Liu" w:date="2020-06-16T09:07:00Z">
        <w:r w:rsidDel="00C529A7">
          <w:delText xml:space="preserve">Mine are located in </w:delText>
        </w:r>
        <w:r w:rsidRPr="00A66AF2" w:rsidDel="00C529A7">
          <w:delText>C:\</w:delText>
        </w:r>
        <w:r w:rsidDel="00C529A7">
          <w:delText>java\</w:delText>
        </w:r>
        <w:r w:rsidRPr="00A66AF2" w:rsidDel="00C529A7">
          <w:delText>jdk1.</w:delText>
        </w:r>
        <w:r w:rsidDel="00C529A7">
          <w:delText>8</w:delText>
        </w:r>
        <w:r w:rsidRPr="00A66AF2" w:rsidDel="00C529A7">
          <w:delText>.0_</w:delText>
        </w:r>
        <w:r w:rsidR="006B25C2" w:rsidDel="00C529A7">
          <w:delText>241</w:delText>
        </w:r>
        <w:r w:rsidRPr="00A66AF2" w:rsidDel="00C529A7">
          <w:delText>\jre\lib\security</w:delText>
        </w:r>
      </w:del>
    </w:p>
    <w:p w14:paraId="489F599F" w14:textId="23757AB2" w:rsidR="00A66AF2" w:rsidDel="00C529A7" w:rsidRDefault="00A66AF2" w:rsidP="00371E7F">
      <w:pPr>
        <w:pStyle w:val="ListParagraph"/>
        <w:numPr>
          <w:ilvl w:val="0"/>
          <w:numId w:val="5"/>
        </w:numPr>
        <w:rPr>
          <w:del w:id="1498" w:author="Danni Liu" w:date="2020-06-16T09:07:00Z"/>
        </w:rPr>
      </w:pPr>
      <w:del w:id="1499" w:author="Danni Liu" w:date="2020-06-16T09:07:00Z">
        <w:r w:rsidDel="00C529A7">
          <w:delText xml:space="preserve">Copy local_policy.jar and US_export_policy.jar to you jre/lib/security </w:delText>
        </w:r>
      </w:del>
    </w:p>
    <w:p w14:paraId="243E0F0B" w14:textId="6CF0CA44" w:rsidR="006B25C2" w:rsidRDefault="006B25C2" w:rsidP="006B25C2">
      <w:del w:id="1500" w:author="Danni Liu" w:date="2020-06-16T09:07:00Z">
        <w:r w:rsidDel="00C529A7">
          <w:rPr>
            <w:noProof/>
          </w:rPr>
          <w:drawing>
            <wp:inline distT="0" distB="0" distL="0" distR="0" wp14:anchorId="12AEE79F" wp14:editId="6C8C771B">
              <wp:extent cx="6858000" cy="32486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248660"/>
                      </a:xfrm>
                      <a:prstGeom prst="rect">
                        <a:avLst/>
                      </a:prstGeom>
                    </pic:spPr>
                  </pic:pic>
                </a:graphicData>
              </a:graphic>
            </wp:inline>
          </w:drawing>
        </w:r>
      </w:del>
    </w:p>
    <w:p w14:paraId="7BD3E126" w14:textId="66E2429E" w:rsidR="00A66AF2" w:rsidDel="00005A1D" w:rsidRDefault="00A66AF2" w:rsidP="00F265B3">
      <w:pPr>
        <w:rPr>
          <w:del w:id="1501" w:author="Danni Liu" w:date="2020-06-16T09:07:00Z"/>
        </w:rPr>
      </w:pPr>
    </w:p>
    <w:p w14:paraId="7C7CF757" w14:textId="77777777" w:rsidR="00005A1D" w:rsidRDefault="00005A1D">
      <w:pPr>
        <w:rPr>
          <w:ins w:id="1502" w:author="Danni Liu" w:date="2020-06-16T09:21:00Z"/>
        </w:rPr>
        <w:pPrChange w:id="1503" w:author="Danni Liu" w:date="2020-07-09T21:44:00Z">
          <w:pPr>
            <w:ind w:left="576"/>
          </w:pPr>
        </w:pPrChange>
      </w:pPr>
    </w:p>
    <w:p w14:paraId="0A716BF0" w14:textId="2DC2E4C4" w:rsidR="000B4FD0" w:rsidDel="00C529A7" w:rsidRDefault="000B4FD0" w:rsidP="000B4FD0">
      <w:pPr>
        <w:pStyle w:val="Heading2"/>
        <w:rPr>
          <w:del w:id="1504" w:author="Danni Liu" w:date="2020-06-16T09:07:00Z"/>
        </w:rPr>
      </w:pPr>
      <w:bookmarkStart w:id="1505" w:name="_Toc40807549"/>
      <w:del w:id="1506" w:author="Danni Liu" w:date="2020-06-16T09:07:00Z">
        <w:r w:rsidDel="00C529A7">
          <w:delText>JDK related Environment Variables</w:delText>
        </w:r>
        <w:bookmarkEnd w:id="1505"/>
      </w:del>
    </w:p>
    <w:p w14:paraId="3C4696DA" w14:textId="28CEF1B2" w:rsidR="00F666D7" w:rsidDel="00C529A7" w:rsidRDefault="00F666D7" w:rsidP="00F666D7">
      <w:pPr>
        <w:rPr>
          <w:del w:id="1507" w:author="Danni Liu" w:date="2020-06-16T09:07:00Z"/>
        </w:rPr>
      </w:pPr>
    </w:p>
    <w:p w14:paraId="7B15F9AA" w14:textId="74ABBACD" w:rsidR="00F666D7" w:rsidDel="00C529A7" w:rsidRDefault="00F666D7" w:rsidP="00F666D7">
      <w:pPr>
        <w:ind w:firstLine="720"/>
        <w:rPr>
          <w:del w:id="1508" w:author="Danni Liu" w:date="2020-06-16T09:07:00Z"/>
          <w:rFonts w:eastAsia="Times New Roman" w:cs="Times New Roman"/>
        </w:rPr>
      </w:pPr>
      <w:del w:id="1509" w:author="Danni Liu" w:date="2020-06-16T09:07:00Z">
        <w:r w:rsidDel="00C529A7">
          <w:rPr>
            <w:rFonts w:eastAsia="Times New Roman" w:cs="Times New Roman"/>
          </w:rPr>
          <w:delText>JAVA_HOME: path to JDK Installation directory, in my case this is C:\Java</w:delText>
        </w:r>
        <w:r w:rsidR="006B25C2" w:rsidDel="00C529A7">
          <w:rPr>
            <w:rFonts w:eastAsia="Times New Roman" w:cs="Times New Roman"/>
          </w:rPr>
          <w:delText>\jdk1.8.0_241</w:delText>
        </w:r>
      </w:del>
    </w:p>
    <w:p w14:paraId="1517F21C" w14:textId="4CAEB157" w:rsidR="00F666D7" w:rsidRPr="006B25C2" w:rsidDel="00C529A7" w:rsidRDefault="00F666D7" w:rsidP="006B25C2">
      <w:pPr>
        <w:ind w:firstLine="720"/>
        <w:rPr>
          <w:del w:id="1510" w:author="Danni Liu" w:date="2020-06-16T09:07:00Z"/>
          <w:rFonts w:eastAsia="Times New Roman" w:cs="Times New Roman"/>
        </w:rPr>
      </w:pPr>
      <w:del w:id="1511" w:author="Danni Liu" w:date="2020-06-16T09:07:00Z">
        <w:r w:rsidDel="00C529A7">
          <w:rPr>
            <w:rFonts w:eastAsia="Times New Roman" w:cs="Times New Roman"/>
          </w:rPr>
          <w:delText>Add JDK to the “path” environment variable. In my c</w:delText>
        </w:r>
        <w:r w:rsidR="006B25C2" w:rsidDel="00C529A7">
          <w:rPr>
            <w:rFonts w:eastAsia="Times New Roman" w:cs="Times New Roman"/>
          </w:rPr>
          <w:delText xml:space="preserve">ase this is </w:delText>
        </w:r>
        <w:r w:rsidR="006B25C2" w:rsidRPr="006B25C2" w:rsidDel="00C529A7">
          <w:rPr>
            <w:rFonts w:eastAsia="Times New Roman" w:cs="Times New Roman"/>
          </w:rPr>
          <w:delText>%JAVA_HOME%\bin</w:delText>
        </w:r>
      </w:del>
    </w:p>
    <w:p w14:paraId="52AFDFAE" w14:textId="64D62D98" w:rsidR="006B25C2" w:rsidRPr="00F666D7" w:rsidDel="00C529A7" w:rsidRDefault="006B25C2" w:rsidP="00F666D7">
      <w:pPr>
        <w:rPr>
          <w:del w:id="1512" w:author="Danni Liu" w:date="2020-06-16T09:08:00Z"/>
        </w:rPr>
      </w:pPr>
    </w:p>
    <w:p w14:paraId="4025094D" w14:textId="7D681391" w:rsidR="0096711F" w:rsidDel="00C529A7" w:rsidRDefault="0096711F" w:rsidP="0096711F">
      <w:pPr>
        <w:pStyle w:val="Heading1"/>
        <w:rPr>
          <w:del w:id="1513" w:author="Danni Liu" w:date="2020-06-16T09:08:00Z"/>
        </w:rPr>
      </w:pPr>
      <w:bookmarkStart w:id="1514" w:name="_Toc40807550"/>
      <w:del w:id="1515" w:author="Danni Liu" w:date="2020-06-16T09:08:00Z">
        <w:r w:rsidDel="00C529A7">
          <w:delText>Installation of Eclipse Luna</w:delText>
        </w:r>
        <w:r w:rsidRPr="00FE4F72" w:rsidDel="00C529A7">
          <w:delText xml:space="preserve"> with Maven</w:delText>
        </w:r>
        <w:bookmarkEnd w:id="1514"/>
      </w:del>
    </w:p>
    <w:p w14:paraId="67E2A8CF" w14:textId="1CC3A002" w:rsidR="0096711F" w:rsidRPr="00784F8B" w:rsidDel="00C529A7" w:rsidRDefault="0096711F" w:rsidP="0096711F">
      <w:pPr>
        <w:rPr>
          <w:del w:id="1516" w:author="Danni Liu" w:date="2020-06-16T09:08:00Z"/>
        </w:rPr>
      </w:pPr>
    </w:p>
    <w:p w14:paraId="7D73053B" w14:textId="4A76024A" w:rsidR="0000206E" w:rsidDel="00C529A7" w:rsidRDefault="0096711F" w:rsidP="00371E7F">
      <w:pPr>
        <w:pStyle w:val="ListParagraph"/>
        <w:numPr>
          <w:ilvl w:val="0"/>
          <w:numId w:val="1"/>
        </w:numPr>
        <w:rPr>
          <w:del w:id="1517" w:author="Danni Liu" w:date="2020-06-16T09:08:00Z"/>
        </w:rPr>
      </w:pPr>
      <w:del w:id="1518" w:author="Danni Liu" w:date="2020-06-16T09:08:00Z">
        <w:r w:rsidDel="00C529A7">
          <w:delText>Unzip the folder “</w:delText>
        </w:r>
        <w:r w:rsidR="00200C07" w:rsidRPr="00200C07" w:rsidDel="00C529A7">
          <w:rPr>
            <w:b/>
          </w:rPr>
          <w:delText>eclipse-jee-luna-SR2-win32-x86_64</w:delText>
        </w:r>
        <w:r w:rsidRPr="007B04FF" w:rsidDel="00C529A7">
          <w:rPr>
            <w:b/>
          </w:rPr>
          <w:delText>.zip</w:delText>
        </w:r>
        <w:r w:rsidDel="00C529A7">
          <w:delText>” present inside the Folder “</w:delText>
        </w:r>
        <w:r w:rsidR="00CC2822" w:rsidDel="00C529A7">
          <w:rPr>
            <w:b/>
          </w:rPr>
          <w:delText>ECLIPSE</w:delText>
        </w:r>
        <w:r w:rsidDel="00C529A7">
          <w:delText>”</w:delText>
        </w:r>
        <w:r w:rsidR="00BE274E" w:rsidDel="00C529A7">
          <w:delText xml:space="preserve"> which is already SVN </w:delText>
        </w:r>
        <w:r w:rsidDel="00C529A7">
          <w:delText xml:space="preserve">enabled. </w:delText>
        </w:r>
      </w:del>
    </w:p>
    <w:p w14:paraId="409CA830" w14:textId="745FF2F4" w:rsidR="0096711F" w:rsidDel="00C529A7" w:rsidRDefault="0000206E" w:rsidP="0000206E">
      <w:pPr>
        <w:ind w:left="1080"/>
        <w:rPr>
          <w:del w:id="1519" w:author="Danni Liu" w:date="2020-06-16T09:08:00Z"/>
        </w:rPr>
      </w:pPr>
      <w:del w:id="1520" w:author="Danni Liu" w:date="2020-06-16T09:08:00Z">
        <w:r w:rsidRPr="0000206E" w:rsidDel="00C529A7">
          <w:rPr>
            <w:b/>
          </w:rPr>
          <w:delText>Please Note:</w:delText>
        </w:r>
        <w:r w:rsidDel="00C529A7">
          <w:delText xml:space="preserve">  S</w:delText>
        </w:r>
        <w:r w:rsidR="0096711F" w:rsidDel="00C529A7">
          <w:delText xml:space="preserve">kip the </w:delText>
        </w:r>
        <w:r w:rsidDel="00C529A7">
          <w:delText>following steps</w:delText>
        </w:r>
        <w:r w:rsidR="00A70BD7" w:rsidDel="00C529A7">
          <w:delText xml:space="preserve"> </w:delText>
        </w:r>
        <w:r w:rsidR="0096711F" w:rsidDel="00C529A7">
          <w:delText xml:space="preserve">in this section if using the </w:delText>
        </w:r>
        <w:r w:rsidR="00200C07" w:rsidRPr="0000206E" w:rsidDel="00C529A7">
          <w:rPr>
            <w:b/>
            <w:i/>
          </w:rPr>
          <w:delText>eclipse-jee-luna-SR2-win32-x86_64.zip</w:delText>
        </w:r>
        <w:r w:rsidR="00A70BD7" w:rsidDel="00C529A7">
          <w:delText xml:space="preserve"> folder from SVN.</w:delText>
        </w:r>
        <w:r w:rsidDel="00C529A7">
          <w:delText xml:space="preserve"> The zip file is already Maven and SVN enabled. As a practice AT&amp;T requires all developers to use the same Eclipse, JDK, SVN Connectors and Maven setup. The following steps are here for </w:delText>
        </w:r>
        <w:r w:rsidR="00333E14" w:rsidDel="00C529A7">
          <w:delText>convenience</w:delText>
        </w:r>
        <w:r w:rsidDel="00C529A7">
          <w:delText xml:space="preserve"> </w:delText>
        </w:r>
      </w:del>
    </w:p>
    <w:p w14:paraId="54ED07BD" w14:textId="201AF31F" w:rsidR="0096711F" w:rsidDel="00C529A7" w:rsidRDefault="0096711F" w:rsidP="00371E7F">
      <w:pPr>
        <w:pStyle w:val="ListParagraph"/>
        <w:numPr>
          <w:ilvl w:val="0"/>
          <w:numId w:val="1"/>
        </w:numPr>
        <w:rPr>
          <w:del w:id="1521" w:author="Danni Liu" w:date="2020-06-16T09:08:00Z"/>
        </w:rPr>
      </w:pPr>
      <w:del w:id="1522" w:author="Danni Liu" w:date="2020-06-16T09:08:00Z">
        <w:r w:rsidDel="00C529A7">
          <w:delText xml:space="preserve">Go to </w:delText>
        </w:r>
        <w:r w:rsidR="00C529A7" w:rsidDel="00C529A7">
          <w:fldChar w:fldCharType="begin"/>
        </w:r>
        <w:r w:rsidR="00C529A7" w:rsidDel="00C529A7">
          <w:delInstrText xml:space="preserve"> HYPERLINK "https://eclipse.org/downloads/packages/eclipse-ide-java-ee-developers/lunasr2" </w:delInstrText>
        </w:r>
        <w:r w:rsidR="00C529A7" w:rsidDel="00C529A7">
          <w:fldChar w:fldCharType="separate"/>
        </w:r>
        <w:r w:rsidRPr="004D0B46" w:rsidDel="00C529A7">
          <w:rPr>
            <w:rStyle w:val="Hyperlink"/>
          </w:rPr>
          <w:delText>https://eclipse.org/downloads/packages/eclipse-ide-java-ee-developers/lunasr2</w:delText>
        </w:r>
        <w:r w:rsidR="00C529A7" w:rsidDel="00C529A7">
          <w:rPr>
            <w:rStyle w:val="Hyperlink"/>
          </w:rPr>
          <w:fldChar w:fldCharType="end"/>
        </w:r>
        <w:r w:rsidDel="00C529A7">
          <w:delText xml:space="preserve"> and download the Eclipse IDE for Java EE Developers for the respective windows version.</w:delText>
        </w:r>
      </w:del>
    </w:p>
    <w:p w14:paraId="244EB062" w14:textId="64887ED6" w:rsidR="0096711F" w:rsidDel="00C529A7" w:rsidRDefault="0096711F" w:rsidP="0096711F">
      <w:pPr>
        <w:ind w:left="720"/>
        <w:rPr>
          <w:del w:id="1523" w:author="Danni Liu" w:date="2020-06-16T09:08:00Z"/>
        </w:rPr>
      </w:pPr>
      <w:del w:id="1524" w:author="Danni Liu" w:date="2020-06-16T09:08:00Z">
        <w:r w:rsidDel="00C529A7">
          <w:rPr>
            <w:noProof/>
          </w:rPr>
          <w:drawing>
            <wp:inline distT="0" distB="0" distL="0" distR="0" wp14:anchorId="095193AE" wp14:editId="199B297E">
              <wp:extent cx="6245215" cy="27051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5364" cy="2709496"/>
                      </a:xfrm>
                      <a:prstGeom prst="rect">
                        <a:avLst/>
                      </a:prstGeom>
                      <a:noFill/>
                      <a:ln>
                        <a:noFill/>
                      </a:ln>
                    </pic:spPr>
                  </pic:pic>
                </a:graphicData>
              </a:graphic>
            </wp:inline>
          </w:drawing>
        </w:r>
      </w:del>
    </w:p>
    <w:p w14:paraId="79D16774" w14:textId="6376C36A" w:rsidR="0096711F" w:rsidDel="00C529A7" w:rsidRDefault="0096711F" w:rsidP="0096711F">
      <w:pPr>
        <w:pStyle w:val="ListParagraph"/>
        <w:ind w:left="1440"/>
        <w:rPr>
          <w:del w:id="1525" w:author="Danni Liu" w:date="2020-06-16T09:08:00Z"/>
        </w:rPr>
      </w:pPr>
    </w:p>
    <w:p w14:paraId="717AD4C2" w14:textId="5E339405" w:rsidR="0096711F" w:rsidDel="00C529A7" w:rsidRDefault="0096711F" w:rsidP="0096711F">
      <w:pPr>
        <w:pStyle w:val="ListParagraph"/>
        <w:ind w:left="1440"/>
        <w:rPr>
          <w:del w:id="1526" w:author="Danni Liu" w:date="2020-06-16T09:08:00Z"/>
        </w:rPr>
      </w:pPr>
    </w:p>
    <w:p w14:paraId="10410DFE" w14:textId="6CFCABC4" w:rsidR="0096711F" w:rsidDel="00C529A7" w:rsidRDefault="0096711F" w:rsidP="00371E7F">
      <w:pPr>
        <w:pStyle w:val="ListParagraph"/>
        <w:numPr>
          <w:ilvl w:val="0"/>
          <w:numId w:val="1"/>
        </w:numPr>
        <w:ind w:left="720"/>
        <w:rPr>
          <w:del w:id="1527" w:author="Danni Liu" w:date="2020-06-16T09:08:00Z"/>
        </w:rPr>
      </w:pPr>
      <w:del w:id="1528" w:author="Danni Liu" w:date="2020-06-16T09:08:00Z">
        <w:r w:rsidDel="00C529A7">
          <w:delText>Unzip the downloaded zip under “C:”</w:delText>
        </w:r>
      </w:del>
    </w:p>
    <w:p w14:paraId="2AC271F6" w14:textId="7405BB7E" w:rsidR="0096711F" w:rsidDel="00C529A7" w:rsidRDefault="0096711F" w:rsidP="00371E7F">
      <w:pPr>
        <w:pStyle w:val="ListParagraph"/>
        <w:numPr>
          <w:ilvl w:val="0"/>
          <w:numId w:val="1"/>
        </w:numPr>
        <w:ind w:left="720"/>
        <w:rPr>
          <w:del w:id="1529" w:author="Danni Liu" w:date="2020-06-16T09:08:00Z"/>
        </w:rPr>
      </w:pPr>
      <w:del w:id="1530" w:author="Danni Liu" w:date="2020-06-16T09:08:00Z">
        <w:r w:rsidDel="00C529A7">
          <w:delText>Launch Eclipse.</w:delText>
        </w:r>
      </w:del>
    </w:p>
    <w:p w14:paraId="009AB60D" w14:textId="0FC41F24" w:rsidR="0096711F" w:rsidDel="00C529A7" w:rsidRDefault="002F096E" w:rsidP="00371E7F">
      <w:pPr>
        <w:pStyle w:val="ListParagraph"/>
        <w:numPr>
          <w:ilvl w:val="0"/>
          <w:numId w:val="1"/>
        </w:numPr>
        <w:ind w:left="720"/>
        <w:rPr>
          <w:del w:id="1531" w:author="Danni Liu" w:date="2020-06-16T09:08:00Z"/>
        </w:rPr>
      </w:pPr>
      <w:del w:id="1532" w:author="Danni Liu" w:date="2020-06-16T09:08:00Z">
        <w:r w:rsidDel="00C529A7">
          <w:delText xml:space="preserve">Eclipse </w:delText>
        </w:r>
        <w:r w:rsidR="0096711F" w:rsidDel="00C529A7">
          <w:delText xml:space="preserve">Luna version </w:delText>
        </w:r>
        <w:r w:rsidDel="00C529A7">
          <w:delText xml:space="preserve">installation readily </w:delText>
        </w:r>
        <w:r w:rsidR="0096711F" w:rsidDel="00C529A7">
          <w:delText>comes with the maven integrat</w:delText>
        </w:r>
        <w:r w:rsidDel="00C529A7">
          <w:delText>ion plug-in.</w:delText>
        </w:r>
      </w:del>
    </w:p>
    <w:p w14:paraId="4A46AF5E" w14:textId="71EB5003" w:rsidR="0096711F" w:rsidDel="00C529A7" w:rsidRDefault="0096711F" w:rsidP="00F265B3">
      <w:pPr>
        <w:rPr>
          <w:del w:id="1533" w:author="Danni Liu" w:date="2020-06-16T09:08:00Z"/>
        </w:rPr>
      </w:pPr>
    </w:p>
    <w:p w14:paraId="14C28E28" w14:textId="37C91188" w:rsidR="00183ED0" w:rsidDel="00C529A7" w:rsidRDefault="00183ED0" w:rsidP="00183ED0">
      <w:pPr>
        <w:pStyle w:val="Heading1"/>
        <w:rPr>
          <w:del w:id="1534" w:author="Danni Liu" w:date="2020-06-16T09:08:00Z"/>
        </w:rPr>
      </w:pPr>
      <w:bookmarkStart w:id="1535" w:name="_Toc40807551"/>
      <w:del w:id="1536" w:author="Danni Liu" w:date="2020-06-16T09:08:00Z">
        <w:r w:rsidDel="00C529A7">
          <w:delText>Installation of Git</w:delText>
        </w:r>
        <w:bookmarkEnd w:id="1535"/>
      </w:del>
    </w:p>
    <w:p w14:paraId="06D44DC8" w14:textId="1C0D8D87" w:rsidR="00183ED0" w:rsidRPr="00183ED0" w:rsidDel="00C529A7" w:rsidRDefault="00183ED0" w:rsidP="00183ED0">
      <w:pPr>
        <w:pStyle w:val="Heading2"/>
        <w:numPr>
          <w:ilvl w:val="0"/>
          <w:numId w:val="0"/>
        </w:numPr>
        <w:ind w:left="576" w:hanging="144"/>
        <w:rPr>
          <w:del w:id="1537" w:author="Danni Liu" w:date="2020-06-16T09:08:00Z"/>
          <w:color w:val="auto"/>
        </w:rPr>
      </w:pPr>
      <w:bookmarkStart w:id="1538" w:name="_Toc40807552"/>
      <w:del w:id="1539" w:author="Danni Liu" w:date="2020-06-16T09:08:00Z">
        <w:r w:rsidRPr="00183ED0" w:rsidDel="00C529A7">
          <w:rPr>
            <w:color w:val="auto"/>
          </w:rPr>
          <w:delText>Refer to GIT_Developer_Manual for git installation and code handling using git.</w:delText>
        </w:r>
        <w:bookmarkEnd w:id="1538"/>
      </w:del>
    </w:p>
    <w:p w14:paraId="19B89C71" w14:textId="77777777" w:rsidR="00183ED0" w:rsidDel="00D66BC5" w:rsidRDefault="00183ED0" w:rsidP="00F265B3">
      <w:pPr>
        <w:rPr>
          <w:del w:id="1540" w:author="Danni Liu" w:date="2020-07-11T11:12:00Z"/>
        </w:rPr>
      </w:pPr>
    </w:p>
    <w:p w14:paraId="5A566A06" w14:textId="18A82B36" w:rsidR="000B4FD0" w:rsidDel="00D66BC5" w:rsidRDefault="000B4FD0" w:rsidP="000B4FD0">
      <w:pPr>
        <w:pStyle w:val="Heading1"/>
        <w:rPr>
          <w:del w:id="1541" w:author="Danni Liu" w:date="2020-07-11T11:12:00Z"/>
        </w:rPr>
      </w:pPr>
      <w:bookmarkStart w:id="1542" w:name="_Toc40807553"/>
      <w:del w:id="1543" w:author="Danni Liu" w:date="2020-06-16T09:08:00Z">
        <w:r w:rsidDel="00C529A7">
          <w:delText>Installation of Maven</w:delText>
        </w:r>
      </w:del>
      <w:bookmarkEnd w:id="1542"/>
    </w:p>
    <w:p w14:paraId="402E5341" w14:textId="072F4745" w:rsidR="000B4FD0" w:rsidDel="00FE5F58" w:rsidRDefault="000B4FD0" w:rsidP="000B4FD0">
      <w:pPr>
        <w:pStyle w:val="Heading2"/>
        <w:rPr>
          <w:del w:id="1544" w:author="Danni Liu" w:date="2020-07-09T21:46:00Z"/>
        </w:rPr>
      </w:pPr>
      <w:bookmarkStart w:id="1545" w:name="_Toc40807554"/>
      <w:del w:id="1546" w:author="Danni Liu" w:date="2020-06-16T09:09:00Z">
        <w:r w:rsidRPr="00AF2D79" w:rsidDel="00C529A7">
          <w:delText>Installation of Maven</w:delText>
        </w:r>
        <w:r w:rsidDel="00C529A7">
          <w:delText xml:space="preserve"> </w:delText>
        </w:r>
        <w:r w:rsidRPr="00AF2D79" w:rsidDel="00C529A7">
          <w:delText>3.1.1</w:delText>
        </w:r>
      </w:del>
      <w:bookmarkEnd w:id="1545"/>
    </w:p>
    <w:p w14:paraId="4C3CADBE" w14:textId="1538274F" w:rsidR="00333E14" w:rsidDel="00C529A7" w:rsidRDefault="00333E14">
      <w:pPr>
        <w:pStyle w:val="Heading2"/>
        <w:rPr>
          <w:del w:id="1547" w:author="Danni Liu" w:date="2020-06-16T09:09:00Z"/>
        </w:rPr>
        <w:pPrChange w:id="1548" w:author="Danni Liu" w:date="2020-07-09T21:46:00Z">
          <w:pPr>
            <w:ind w:left="576"/>
          </w:pPr>
        </w:pPrChange>
      </w:pPr>
      <w:del w:id="1549" w:author="Danni Liu" w:date="2020-06-16T09:09:00Z">
        <w:r w:rsidRPr="00F76AB8" w:rsidDel="00C529A7">
          <w:delText>For Maven Setup Instructions please see the Premier_Maven_Installation_Guide_for_Windows__V1.0.docx</w:delText>
        </w:r>
        <w:r w:rsidR="00F76AB8" w:rsidRPr="00F76AB8" w:rsidDel="00C529A7">
          <w:delText xml:space="preserve"> checked into SVN</w:delText>
        </w:r>
      </w:del>
    </w:p>
    <w:p w14:paraId="160BA8C4" w14:textId="557FCD28" w:rsidR="00EE59C0" w:rsidDel="00D66BC5" w:rsidRDefault="00F76AB8">
      <w:pPr>
        <w:spacing w:after="0"/>
        <w:ind w:left="576"/>
        <w:rPr>
          <w:del w:id="1550" w:author="Danni Liu" w:date="2020-07-11T11:12:00Z"/>
        </w:rPr>
        <w:pPrChange w:id="1551" w:author="Danni Liu" w:date="2020-07-11T10:21:00Z">
          <w:pPr>
            <w:ind w:left="576"/>
          </w:pPr>
        </w:pPrChange>
      </w:pPr>
      <w:del w:id="1552" w:author="Danni Liu" w:date="2020-06-16T09:09:00Z">
        <w:r w:rsidRPr="00F76AB8" w:rsidDel="00C529A7">
          <w:delText>/SOFTWARES_DEV/PREMIER/DOCS/Premier_Maven_Installation_Guide_for_Windows_V1.0.docx</w:delText>
        </w:r>
      </w:del>
      <w:del w:id="1553" w:author="Danni Liu" w:date="2020-07-11T11:12:00Z">
        <w:r w:rsidR="00EE59C0" w:rsidDel="00D66BC5">
          <w:delText>User: id, name, email, password</w:delText>
        </w:r>
      </w:del>
    </w:p>
    <w:p w14:paraId="11F5DCF5" w14:textId="53D43FFB" w:rsidR="007D4A41" w:rsidDel="00D66BC5" w:rsidRDefault="00EE59C0">
      <w:pPr>
        <w:spacing w:after="0"/>
        <w:ind w:left="576"/>
        <w:rPr>
          <w:del w:id="1554" w:author="Danni Liu" w:date="2020-07-11T11:12:00Z"/>
        </w:rPr>
        <w:pPrChange w:id="1555" w:author="Danni Liu" w:date="2020-07-11T10:21:00Z">
          <w:pPr>
            <w:ind w:left="576"/>
          </w:pPr>
        </w:pPrChange>
      </w:pPr>
      <w:del w:id="1556" w:author="Danni Liu" w:date="2020-07-11T11:12:00Z">
        <w:r w:rsidDel="00D66BC5">
          <w:delText>Device:id, name, type (smart phone, tab, PC)</w:delText>
        </w:r>
      </w:del>
    </w:p>
    <w:p w14:paraId="493789DB" w14:textId="167EE028" w:rsidR="008F67A7" w:rsidRPr="00EE59C0" w:rsidDel="00D66BC5" w:rsidRDefault="00EE59C0">
      <w:pPr>
        <w:spacing w:after="0"/>
        <w:ind w:left="576"/>
        <w:rPr>
          <w:del w:id="1557" w:author="Danni Liu" w:date="2020-07-11T11:12:00Z"/>
          <w:rPrChange w:id="1558" w:author="Danni Liu" w:date="2020-07-11T10:18:00Z">
            <w:rPr>
              <w:del w:id="1559" w:author="Danni Liu" w:date="2020-07-11T11:12:00Z"/>
            </w:rPr>
          </w:rPrChange>
        </w:rPr>
        <w:pPrChange w:id="1560" w:author="Danni Liu" w:date="2020-07-11T10:21:00Z">
          <w:pPr>
            <w:pStyle w:val="Heading2"/>
          </w:pPr>
        </w:pPrChange>
      </w:pPr>
      <w:del w:id="1561" w:author="Danni Liu" w:date="2020-07-11T11:12:00Z">
        <w:r w:rsidDel="00D66BC5">
          <w:delText>userID, deviceIDs</w:delText>
        </w:r>
      </w:del>
    </w:p>
    <w:p w14:paraId="2170BCF9" w14:textId="06F84706" w:rsidR="006C2E6D" w:rsidRDefault="006C2E6D" w:rsidP="006C2E6D">
      <w:pPr>
        <w:rPr>
          <w:ins w:id="1562" w:author="Danni Liu" w:date="2020-07-09T21:59:00Z"/>
        </w:rPr>
      </w:pPr>
    </w:p>
    <w:p w14:paraId="31C876F9" w14:textId="23E36F1A" w:rsidR="006C2E6D" w:rsidRDefault="006C2E6D" w:rsidP="006C2E6D">
      <w:pPr>
        <w:pStyle w:val="Heading1"/>
        <w:rPr>
          <w:ins w:id="1563" w:author="Danni Liu" w:date="2020-07-09T21:59:00Z"/>
        </w:rPr>
      </w:pPr>
      <w:ins w:id="1564" w:author="Danni Liu" w:date="2020-07-09T21:59:00Z">
        <w:r>
          <w:t>Designing NEXT</w:t>
        </w:r>
      </w:ins>
    </w:p>
    <w:p w14:paraId="7288F676" w14:textId="587ECDFF" w:rsidR="006C2E6D" w:rsidRDefault="00D66BC5" w:rsidP="006C2E6D">
      <w:pPr>
        <w:pStyle w:val="Heading2"/>
        <w:rPr>
          <w:ins w:id="1565" w:author="Danni Liu" w:date="2020-07-11T11:14:00Z"/>
        </w:rPr>
      </w:pPr>
      <w:ins w:id="1566" w:author="Danni Liu" w:date="2020-07-11T11:14:00Z">
        <w:r>
          <w:t>Array</w:t>
        </w:r>
      </w:ins>
    </w:p>
    <w:p w14:paraId="13B183C9" w14:textId="78F26B92" w:rsidR="00D66BC5" w:rsidRPr="00D66BC5" w:rsidRDefault="00D66BC5">
      <w:pPr>
        <w:ind w:left="576"/>
        <w:rPr>
          <w:ins w:id="1567" w:author="Danni Liu" w:date="2020-07-09T21:59:00Z"/>
          <w:rPrChange w:id="1568" w:author="Danni Liu" w:date="2020-07-11T11:14:00Z">
            <w:rPr>
              <w:ins w:id="1569" w:author="Danni Liu" w:date="2020-07-09T21:59:00Z"/>
            </w:rPr>
          </w:rPrChange>
        </w:rPr>
        <w:pPrChange w:id="1570" w:author="Danni Liu" w:date="2020-07-11T11:14:00Z">
          <w:pPr>
            <w:pStyle w:val="Heading2"/>
          </w:pPr>
        </w:pPrChange>
      </w:pPr>
      <w:ins w:id="1571" w:author="Danni Liu" w:date="2020-07-11T11:14:00Z">
        <w:r>
          <w:t>123</w:t>
        </w:r>
      </w:ins>
    </w:p>
    <w:p w14:paraId="0B63FC10" w14:textId="77777777" w:rsidR="006C2E6D" w:rsidRDefault="006C2E6D" w:rsidP="006C2E6D">
      <w:pPr>
        <w:pStyle w:val="Heading2"/>
        <w:rPr>
          <w:ins w:id="1572" w:author="Danni Liu" w:date="2020-07-09T21:59:00Z"/>
        </w:rPr>
      </w:pPr>
      <w:ins w:id="1573" w:author="Danni Liu" w:date="2020-07-09T21:59:00Z">
        <w:r>
          <w:t>Requirement and Goal of the System</w:t>
        </w:r>
      </w:ins>
    </w:p>
    <w:p w14:paraId="15C9BA92" w14:textId="77777777" w:rsidR="006C2E6D" w:rsidRDefault="006C2E6D" w:rsidP="006C2E6D">
      <w:pPr>
        <w:ind w:firstLine="576"/>
        <w:rPr>
          <w:ins w:id="1574" w:author="Danni Liu" w:date="2020-07-09T21:59:00Z"/>
        </w:rPr>
      </w:pPr>
      <w:ins w:id="1575" w:author="Danni Liu" w:date="2020-07-09T21:59:00Z">
        <w:r>
          <w:t xml:space="preserve">Functional and </w:t>
        </w:r>
        <w:proofErr w:type="gramStart"/>
        <w:r>
          <w:t>none functional</w:t>
        </w:r>
        <w:proofErr w:type="gramEnd"/>
        <w:r>
          <w:t xml:space="preserve"> requirement</w:t>
        </w:r>
      </w:ins>
    </w:p>
    <w:p w14:paraId="770734D3" w14:textId="77777777" w:rsidR="006C2E6D" w:rsidRPr="00000A7B" w:rsidRDefault="006C2E6D" w:rsidP="006C2E6D">
      <w:pPr>
        <w:pStyle w:val="Heading2"/>
        <w:rPr>
          <w:ins w:id="1576" w:author="Danni Liu" w:date="2020-07-09T21:59:00Z"/>
        </w:rPr>
      </w:pPr>
      <w:ins w:id="1577" w:author="Danni Liu" w:date="2020-07-09T21:59:00Z">
        <w:r>
          <w:lastRenderedPageBreak/>
          <w:t>Design Consideration</w:t>
        </w:r>
      </w:ins>
    </w:p>
    <w:p w14:paraId="6A826EEC" w14:textId="77777777" w:rsidR="006C2E6D" w:rsidRDefault="006C2E6D" w:rsidP="006C2E6D">
      <w:pPr>
        <w:pStyle w:val="Heading2"/>
        <w:rPr>
          <w:ins w:id="1578" w:author="Danni Liu" w:date="2020-07-09T21:59:00Z"/>
        </w:rPr>
      </w:pPr>
      <w:ins w:id="1579" w:author="Danni Liu" w:date="2020-07-09T21:59:00Z">
        <w:r>
          <w:t>Capacity Estimation and Constrains</w:t>
        </w:r>
      </w:ins>
    </w:p>
    <w:p w14:paraId="28E63FB5" w14:textId="77777777" w:rsidR="006C2E6D" w:rsidRDefault="006C2E6D" w:rsidP="006C2E6D">
      <w:pPr>
        <w:pStyle w:val="Heading2"/>
        <w:rPr>
          <w:ins w:id="1580" w:author="Danni Liu" w:date="2020-07-09T21:59:00Z"/>
        </w:rPr>
      </w:pPr>
      <w:ins w:id="1581" w:author="Danni Liu" w:date="2020-07-09T21:59:00Z">
        <w:r>
          <w:t>High level System Design</w:t>
        </w:r>
      </w:ins>
    </w:p>
    <w:p w14:paraId="2426D2C8" w14:textId="77777777" w:rsidR="006C2E6D" w:rsidRDefault="006C2E6D" w:rsidP="006C2E6D">
      <w:pPr>
        <w:pStyle w:val="Heading2"/>
        <w:rPr>
          <w:ins w:id="1582" w:author="Danni Liu" w:date="2020-07-09T21:59:00Z"/>
        </w:rPr>
      </w:pPr>
      <w:ins w:id="1583" w:author="Danni Liu" w:date="2020-07-09T21:59:00Z">
        <w:r>
          <w:t>Database Schema</w:t>
        </w:r>
      </w:ins>
    </w:p>
    <w:p w14:paraId="0070F5D6" w14:textId="77777777" w:rsidR="006C2E6D" w:rsidRDefault="006C2E6D" w:rsidP="006C2E6D">
      <w:pPr>
        <w:pStyle w:val="Heading2"/>
        <w:rPr>
          <w:ins w:id="1584" w:author="Danni Liu" w:date="2020-07-09T21:59:00Z"/>
        </w:rPr>
      </w:pPr>
      <w:ins w:id="1585" w:author="Danni Liu" w:date="2020-07-09T21:59:00Z">
        <w:r>
          <w:t>Data Size Estimation</w:t>
        </w:r>
      </w:ins>
    </w:p>
    <w:p w14:paraId="0893C88B" w14:textId="77777777" w:rsidR="006C2E6D" w:rsidRDefault="006C2E6D" w:rsidP="006C2E6D">
      <w:pPr>
        <w:pStyle w:val="Heading2"/>
        <w:rPr>
          <w:ins w:id="1586" w:author="Danni Liu" w:date="2020-07-09T21:59:00Z"/>
        </w:rPr>
      </w:pPr>
      <w:ins w:id="1587" w:author="Danni Liu" w:date="2020-07-09T21:59:00Z">
        <w:r>
          <w:t>Component Design</w:t>
        </w:r>
      </w:ins>
    </w:p>
    <w:p w14:paraId="28814002" w14:textId="77777777" w:rsidR="006C2E6D" w:rsidRDefault="006C2E6D" w:rsidP="006C2E6D">
      <w:pPr>
        <w:pStyle w:val="Heading2"/>
        <w:rPr>
          <w:ins w:id="1588" w:author="Danni Liu" w:date="2020-07-09T21:59:00Z"/>
        </w:rPr>
      </w:pPr>
      <w:ins w:id="1589" w:author="Danni Liu" w:date="2020-07-09T21:59:00Z">
        <w:r>
          <w:t>Reliability and Redundancy</w:t>
        </w:r>
      </w:ins>
    </w:p>
    <w:p w14:paraId="018164F5" w14:textId="77777777" w:rsidR="006C2E6D" w:rsidRDefault="006C2E6D" w:rsidP="006C2E6D">
      <w:pPr>
        <w:pStyle w:val="Heading2"/>
        <w:rPr>
          <w:ins w:id="1590" w:author="Danni Liu" w:date="2020-07-09T21:59:00Z"/>
        </w:rPr>
      </w:pPr>
      <w:ins w:id="1591" w:author="Danni Liu" w:date="2020-07-09T21:59:00Z">
        <w:r>
          <w:t xml:space="preserve">Data </w:t>
        </w:r>
        <w:proofErr w:type="spellStart"/>
        <w:r>
          <w:t>Sharding</w:t>
        </w:r>
        <w:proofErr w:type="spellEnd"/>
      </w:ins>
    </w:p>
    <w:p w14:paraId="5C0ACD20" w14:textId="77777777" w:rsidR="006C2E6D" w:rsidRDefault="006C2E6D" w:rsidP="006C2E6D">
      <w:pPr>
        <w:pStyle w:val="Heading2"/>
        <w:rPr>
          <w:ins w:id="1592" w:author="Danni Liu" w:date="2020-07-09T21:59:00Z"/>
        </w:rPr>
      </w:pPr>
      <w:ins w:id="1593" w:author="Danni Liu" w:date="2020-07-09T21:59:00Z">
        <w:r>
          <w:t>Ranking and News Feed Generation</w:t>
        </w:r>
      </w:ins>
    </w:p>
    <w:p w14:paraId="256C3D13" w14:textId="77777777" w:rsidR="006C2E6D" w:rsidRDefault="006C2E6D" w:rsidP="006C2E6D">
      <w:pPr>
        <w:pStyle w:val="Heading2"/>
        <w:rPr>
          <w:ins w:id="1594" w:author="Danni Liu" w:date="2020-07-09T21:59:00Z"/>
        </w:rPr>
      </w:pPr>
      <w:ins w:id="1595" w:author="Danni Liu" w:date="2020-07-09T21:59:00Z">
        <w:r>
          <w:t xml:space="preserve">News Feed with </w:t>
        </w:r>
        <w:proofErr w:type="spellStart"/>
        <w:r>
          <w:t>Sharded</w:t>
        </w:r>
        <w:proofErr w:type="spellEnd"/>
        <w:r>
          <w:t xml:space="preserve"> Data</w:t>
        </w:r>
      </w:ins>
    </w:p>
    <w:p w14:paraId="446FD393" w14:textId="77777777" w:rsidR="006C2E6D" w:rsidRDefault="006C2E6D" w:rsidP="006C2E6D">
      <w:pPr>
        <w:pStyle w:val="Heading2"/>
        <w:rPr>
          <w:ins w:id="1596" w:author="Danni Liu" w:date="2020-07-09T21:59:00Z"/>
        </w:rPr>
      </w:pPr>
      <w:ins w:id="1597" w:author="Danni Liu" w:date="2020-07-09T21:59:00Z">
        <w:r>
          <w:t>Cache and Load Balancing</w:t>
        </w:r>
      </w:ins>
    </w:p>
    <w:p w14:paraId="7DC9622E" w14:textId="77777777" w:rsidR="006C2E6D" w:rsidRPr="006C2E6D" w:rsidRDefault="006C2E6D">
      <w:pPr>
        <w:rPr>
          <w:ins w:id="1598" w:author="Danni Liu" w:date="2020-07-09T21:54:00Z"/>
          <w:rPrChange w:id="1599" w:author="Danni Liu" w:date="2020-07-09T21:54:00Z">
            <w:rPr>
              <w:ins w:id="1600" w:author="Danni Liu" w:date="2020-07-09T21:54:00Z"/>
            </w:rPr>
          </w:rPrChange>
        </w:rPr>
        <w:pPrChange w:id="1601" w:author="Danni Liu" w:date="2020-07-09T21:54:00Z">
          <w:pPr>
            <w:pStyle w:val="Heading2"/>
          </w:pPr>
        </w:pPrChange>
      </w:pPr>
    </w:p>
    <w:p w14:paraId="25CC3525" w14:textId="77777777" w:rsidR="006C2E6D" w:rsidRPr="006C2E6D" w:rsidRDefault="006C2E6D">
      <w:pPr>
        <w:rPr>
          <w:ins w:id="1602" w:author="Danni Liu" w:date="2020-07-09T21:53:00Z"/>
          <w:rPrChange w:id="1603" w:author="Danni Liu" w:date="2020-07-09T21:54:00Z">
            <w:rPr>
              <w:ins w:id="1604" w:author="Danni Liu" w:date="2020-07-09T21:53:00Z"/>
            </w:rPr>
          </w:rPrChange>
        </w:rPr>
        <w:pPrChange w:id="1605" w:author="Danni Liu" w:date="2020-07-09T21:54:00Z">
          <w:pPr>
            <w:pStyle w:val="Heading2"/>
          </w:pPr>
        </w:pPrChange>
      </w:pPr>
    </w:p>
    <w:p w14:paraId="63A91D76" w14:textId="77777777" w:rsidR="006C2E6D" w:rsidRPr="006C2E6D" w:rsidRDefault="006C2E6D">
      <w:pPr>
        <w:rPr>
          <w:ins w:id="1606" w:author="Danni Liu" w:date="2020-07-09T21:53:00Z"/>
          <w:rPrChange w:id="1607" w:author="Danni Liu" w:date="2020-07-09T21:53:00Z">
            <w:rPr>
              <w:ins w:id="1608" w:author="Danni Liu" w:date="2020-07-09T21:53:00Z"/>
            </w:rPr>
          </w:rPrChange>
        </w:rPr>
        <w:pPrChange w:id="1609" w:author="Danni Liu" w:date="2020-07-09T21:53:00Z">
          <w:pPr>
            <w:pStyle w:val="Heading2"/>
          </w:pPr>
        </w:pPrChange>
      </w:pPr>
    </w:p>
    <w:p w14:paraId="5F8266E6" w14:textId="77777777" w:rsidR="006C2E6D" w:rsidRPr="006C2E6D" w:rsidRDefault="006C2E6D">
      <w:pPr>
        <w:rPr>
          <w:ins w:id="1610" w:author="Danni Liu" w:date="2020-07-09T21:51:00Z"/>
          <w:rPrChange w:id="1611" w:author="Danni Liu" w:date="2020-07-09T21:53:00Z">
            <w:rPr>
              <w:ins w:id="1612" w:author="Danni Liu" w:date="2020-07-09T21:51:00Z"/>
            </w:rPr>
          </w:rPrChange>
        </w:rPr>
        <w:pPrChange w:id="1613" w:author="Danni Liu" w:date="2020-07-09T21:53:00Z">
          <w:pPr>
            <w:pStyle w:val="Heading2"/>
          </w:pPr>
        </w:pPrChange>
      </w:pPr>
    </w:p>
    <w:p w14:paraId="749A5FD3" w14:textId="77777777" w:rsidR="00FE5F58" w:rsidRPr="00FE5F58" w:rsidRDefault="00FE5F58">
      <w:pPr>
        <w:rPr>
          <w:ins w:id="1614" w:author="Danni Liu" w:date="2020-07-09T21:51:00Z"/>
          <w:rPrChange w:id="1615" w:author="Danni Liu" w:date="2020-07-09T21:51:00Z">
            <w:rPr>
              <w:ins w:id="1616" w:author="Danni Liu" w:date="2020-07-09T21:51:00Z"/>
            </w:rPr>
          </w:rPrChange>
        </w:rPr>
        <w:pPrChange w:id="1617" w:author="Danni Liu" w:date="2020-07-09T21:51:00Z">
          <w:pPr>
            <w:pStyle w:val="Heading2"/>
          </w:pPr>
        </w:pPrChange>
      </w:pPr>
    </w:p>
    <w:p w14:paraId="08ECE933" w14:textId="77777777" w:rsidR="00FE5F58" w:rsidRPr="00FE5F58" w:rsidRDefault="00FE5F58">
      <w:pPr>
        <w:rPr>
          <w:ins w:id="1618" w:author="Danni Liu" w:date="2020-07-09T21:50:00Z"/>
          <w:rPrChange w:id="1619" w:author="Danni Liu" w:date="2020-07-09T21:51:00Z">
            <w:rPr>
              <w:ins w:id="1620" w:author="Danni Liu" w:date="2020-07-09T21:50:00Z"/>
            </w:rPr>
          </w:rPrChange>
        </w:rPr>
        <w:pPrChange w:id="1621" w:author="Danni Liu" w:date="2020-07-09T21:51:00Z">
          <w:pPr>
            <w:pStyle w:val="Heading2"/>
          </w:pPr>
        </w:pPrChange>
      </w:pPr>
    </w:p>
    <w:p w14:paraId="379C3C23" w14:textId="77777777" w:rsidR="00FE5F58" w:rsidRPr="00FE5F58" w:rsidRDefault="00FE5F58">
      <w:pPr>
        <w:rPr>
          <w:ins w:id="1622" w:author="Danni Liu" w:date="2020-07-09T21:44:00Z"/>
          <w:rPrChange w:id="1623" w:author="Danni Liu" w:date="2020-07-09T21:50:00Z">
            <w:rPr>
              <w:ins w:id="1624" w:author="Danni Liu" w:date="2020-07-09T21:44:00Z"/>
            </w:rPr>
          </w:rPrChange>
        </w:rPr>
        <w:pPrChange w:id="1625" w:author="Danni Liu" w:date="2020-07-09T21:50:00Z">
          <w:pPr>
            <w:pStyle w:val="Heading2"/>
          </w:pPr>
        </w:pPrChange>
      </w:pPr>
    </w:p>
    <w:p w14:paraId="22ED483F" w14:textId="049978F9" w:rsidR="00FE5F58" w:rsidRDefault="00FE5F58" w:rsidP="00FE5F58">
      <w:pPr>
        <w:rPr>
          <w:ins w:id="1626" w:author="Danni Liu" w:date="2020-07-09T21:44:00Z"/>
        </w:rPr>
      </w:pPr>
    </w:p>
    <w:p w14:paraId="15572684" w14:textId="77777777" w:rsidR="00FE5F58" w:rsidRPr="00AF0040" w:rsidRDefault="00FE5F58">
      <w:pPr>
        <w:rPr>
          <w:ins w:id="1627" w:author="Danni Liu" w:date="2020-06-16T09:24:00Z"/>
        </w:rPr>
        <w:pPrChange w:id="1628" w:author="Danni Liu" w:date="2020-07-09T21:44:00Z">
          <w:pPr>
            <w:ind w:firstLine="576"/>
          </w:pPr>
        </w:pPrChange>
      </w:pPr>
    </w:p>
    <w:p w14:paraId="591C8EEA" w14:textId="77777777" w:rsidR="00005A1D" w:rsidRPr="00005A1D" w:rsidRDefault="00005A1D">
      <w:pPr>
        <w:ind w:left="576"/>
        <w:rPr>
          <w:ins w:id="1629" w:author="Danni Liu" w:date="2020-06-16T09:13:00Z"/>
          <w:rPrChange w:id="1630" w:author="Danni Liu" w:date="2020-06-16T09:24:00Z">
            <w:rPr>
              <w:ins w:id="1631" w:author="Danni Liu" w:date="2020-06-16T09:13:00Z"/>
            </w:rPr>
          </w:rPrChange>
        </w:rPr>
        <w:pPrChange w:id="1632" w:author="Danni Liu" w:date="2020-06-16T09:24:00Z">
          <w:pPr>
            <w:pStyle w:val="Heading2"/>
          </w:pPr>
        </w:pPrChange>
      </w:pPr>
    </w:p>
    <w:p w14:paraId="09A46781" w14:textId="77777777" w:rsidR="00B04DA9" w:rsidRPr="00B04DA9" w:rsidRDefault="00B04DA9">
      <w:pPr>
        <w:pPrChange w:id="1633" w:author="Danni Liu" w:date="2020-06-16T09:13:00Z">
          <w:pPr>
            <w:pStyle w:val="ListParagraph"/>
            <w:numPr>
              <w:numId w:val="7"/>
            </w:numPr>
            <w:ind w:left="1296" w:hanging="360"/>
          </w:pPr>
        </w:pPrChange>
      </w:pPr>
    </w:p>
    <w:p w14:paraId="57577C55" w14:textId="77777777" w:rsidR="00F666D7" w:rsidRDefault="00F666D7">
      <w:pPr>
        <w:rPr>
          <w:rFonts w:asciiTheme="majorHAnsi" w:eastAsia="Times New Roman" w:hAnsiTheme="majorHAnsi" w:cstheme="majorBidi"/>
          <w:color w:val="2E74B5" w:themeColor="accent1" w:themeShade="BF"/>
          <w:sz w:val="32"/>
          <w:szCs w:val="32"/>
        </w:rPr>
      </w:pPr>
      <w:r>
        <w:rPr>
          <w:rFonts w:eastAsia="Times New Roman"/>
        </w:rPr>
        <w:br w:type="page"/>
      </w:r>
    </w:p>
    <w:p w14:paraId="5249B6A6" w14:textId="4A710F80" w:rsidR="000B4FD0" w:rsidDel="00FE5F58" w:rsidRDefault="000B4FD0" w:rsidP="000B4FD0">
      <w:pPr>
        <w:pStyle w:val="Heading1"/>
        <w:rPr>
          <w:del w:id="1634" w:author="Danni Liu" w:date="2020-07-09T21:43:00Z"/>
          <w:rFonts w:eastAsia="Times New Roman"/>
        </w:rPr>
      </w:pPr>
      <w:bookmarkStart w:id="1635" w:name="_Toc40807555"/>
      <w:del w:id="1636" w:author="Danni Liu" w:date="2020-06-16T09:48:00Z">
        <w:r w:rsidDel="00CA03E2">
          <w:rPr>
            <w:rFonts w:eastAsia="Times New Roman"/>
          </w:rPr>
          <w:lastRenderedPageBreak/>
          <w:delText xml:space="preserve">Installation of </w:delText>
        </w:r>
        <w:r w:rsidRPr="007A75C6" w:rsidDel="00CA03E2">
          <w:rPr>
            <w:rFonts w:eastAsia="Times New Roman"/>
          </w:rPr>
          <w:delText>J</w:delText>
        </w:r>
        <w:r w:rsidDel="00CA03E2">
          <w:rPr>
            <w:rFonts w:eastAsia="Times New Roman"/>
          </w:rPr>
          <w:delText>Boss</w:delText>
        </w:r>
      </w:del>
      <w:bookmarkEnd w:id="1635"/>
    </w:p>
    <w:p w14:paraId="70F0DC1D" w14:textId="0834C53D" w:rsidR="000B4FD0" w:rsidDel="00FE5F58" w:rsidRDefault="000B4FD0" w:rsidP="000B4FD0">
      <w:pPr>
        <w:pStyle w:val="Heading2"/>
        <w:rPr>
          <w:del w:id="1637" w:author="Danni Liu" w:date="2020-07-09T21:43:00Z"/>
          <w:rFonts w:eastAsia="Times New Roman"/>
        </w:rPr>
      </w:pPr>
      <w:bookmarkStart w:id="1638" w:name="_Toc40807556"/>
      <w:del w:id="1639" w:author="Danni Liu" w:date="2020-06-16T10:24:00Z">
        <w:r w:rsidDel="005D7CD2">
          <w:rPr>
            <w:rFonts w:eastAsia="Times New Roman"/>
          </w:rPr>
          <w:delText xml:space="preserve">Steps to install JBoss </w:delText>
        </w:r>
        <w:r w:rsidR="0065194F" w:rsidDel="005D7CD2">
          <w:rPr>
            <w:rFonts w:eastAsia="Times New Roman"/>
          </w:rPr>
          <w:delText>7</w:delText>
        </w:r>
        <w:r w:rsidDel="005D7CD2">
          <w:rPr>
            <w:rFonts w:eastAsia="Times New Roman"/>
          </w:rPr>
          <w:delText>.</w:delText>
        </w:r>
        <w:r w:rsidR="0065194F" w:rsidDel="005D7CD2">
          <w:rPr>
            <w:rFonts w:eastAsia="Times New Roman"/>
          </w:rPr>
          <w:delText>2</w:delText>
        </w:r>
        <w:r w:rsidDel="005D7CD2">
          <w:rPr>
            <w:rFonts w:eastAsia="Times New Roman"/>
          </w:rPr>
          <w:delText>.0</w:delText>
        </w:r>
      </w:del>
      <w:bookmarkEnd w:id="1638"/>
    </w:p>
    <w:p w14:paraId="63392E42" w14:textId="0B9E35FA" w:rsidR="00D67AFA" w:rsidDel="00FE5F58" w:rsidRDefault="00F666D7" w:rsidP="00D67AFA">
      <w:pPr>
        <w:pStyle w:val="ListParagraph"/>
        <w:numPr>
          <w:ilvl w:val="0"/>
          <w:numId w:val="13"/>
        </w:numPr>
        <w:rPr>
          <w:del w:id="1640" w:author="Danni Liu" w:date="2020-07-09T21:43:00Z"/>
          <w:rFonts w:eastAsia="Times New Roman" w:cstheme="minorHAnsi"/>
        </w:rPr>
      </w:pPr>
      <w:del w:id="1641" w:author="Danni Liu" w:date="2020-07-09T21:43:00Z">
        <w:r w:rsidRPr="00D67AFA" w:rsidDel="00FE5F58">
          <w:rPr>
            <w:rFonts w:eastAsia="Times New Roman" w:cstheme="minorHAnsi"/>
          </w:rPr>
          <w:delText>Run the file “</w:delText>
        </w:r>
        <w:r w:rsidRPr="00D67AFA" w:rsidDel="00FE5F58">
          <w:rPr>
            <w:rFonts w:eastAsia="Times New Roman" w:cstheme="minorHAnsi"/>
            <w:b/>
          </w:rPr>
          <w:delText>jboss-eap-</w:delText>
        </w:r>
        <w:r w:rsidR="0065194F" w:rsidRPr="00D67AFA" w:rsidDel="00FE5F58">
          <w:rPr>
            <w:rFonts w:eastAsia="Times New Roman" w:cstheme="minorHAnsi"/>
            <w:b/>
          </w:rPr>
          <w:delText>7</w:delText>
        </w:r>
        <w:r w:rsidRPr="00D67AFA" w:rsidDel="00FE5F58">
          <w:rPr>
            <w:rFonts w:eastAsia="Times New Roman" w:cstheme="minorHAnsi"/>
            <w:b/>
          </w:rPr>
          <w:delText>.</w:delText>
        </w:r>
        <w:r w:rsidR="0065194F" w:rsidRPr="00D67AFA" w:rsidDel="00FE5F58">
          <w:rPr>
            <w:rFonts w:eastAsia="Times New Roman" w:cstheme="minorHAnsi"/>
            <w:b/>
          </w:rPr>
          <w:delText>2</w:delText>
        </w:r>
        <w:r w:rsidRPr="00D67AFA" w:rsidDel="00FE5F58">
          <w:rPr>
            <w:rFonts w:eastAsia="Times New Roman" w:cstheme="minorHAnsi"/>
            <w:b/>
          </w:rPr>
          <w:delText>.0-installer.jar</w:delText>
        </w:r>
        <w:r w:rsidRPr="00D67AFA" w:rsidDel="00FE5F58">
          <w:rPr>
            <w:rFonts w:eastAsia="Times New Roman" w:cstheme="minorHAnsi"/>
          </w:rPr>
          <w:delText xml:space="preserve">” </w:delText>
        </w:r>
      </w:del>
    </w:p>
    <w:p w14:paraId="23B07F35" w14:textId="6895155F" w:rsidR="00F666D7" w:rsidRPr="00D67AFA" w:rsidDel="00FE5F58" w:rsidRDefault="00F666D7" w:rsidP="00D67AFA">
      <w:pPr>
        <w:pStyle w:val="ListParagraph"/>
        <w:ind w:left="1080"/>
        <w:rPr>
          <w:del w:id="1642" w:author="Danni Liu" w:date="2020-07-09T21:43:00Z"/>
          <w:rFonts w:eastAsia="Times New Roman" w:cstheme="minorHAnsi"/>
        </w:rPr>
      </w:pPr>
      <w:del w:id="1643" w:author="Danni Liu" w:date="2020-07-09T21:43:00Z">
        <w:r w:rsidRPr="00D67AFA" w:rsidDel="00FE5F58">
          <w:rPr>
            <w:rFonts w:eastAsia="Times New Roman" w:cstheme="minorHAnsi"/>
          </w:rPr>
          <w:delText>Accept license agreement and click next</w:delText>
        </w:r>
      </w:del>
    </w:p>
    <w:p w14:paraId="450CD6F1" w14:textId="3A61C36A" w:rsidR="0065194F" w:rsidRPr="0065194F" w:rsidDel="00FE5F58" w:rsidRDefault="0065194F" w:rsidP="0065194F">
      <w:pPr>
        <w:pStyle w:val="ListParagraph"/>
        <w:ind w:left="1296"/>
        <w:rPr>
          <w:del w:id="1644" w:author="Danni Liu" w:date="2020-07-09T21:43:00Z"/>
          <w:rFonts w:eastAsia="Times New Roman" w:cstheme="minorHAnsi"/>
        </w:rPr>
      </w:pPr>
      <w:del w:id="1645" w:author="Danni Liu" w:date="2020-06-16T09:49:00Z">
        <w:r w:rsidDel="00CA03E2">
          <w:rPr>
            <w:noProof/>
          </w:rPr>
          <w:drawing>
            <wp:inline distT="0" distB="0" distL="0" distR="0" wp14:anchorId="709391D9" wp14:editId="041B8590">
              <wp:extent cx="5105400" cy="342650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0074" cy="3443069"/>
                      </a:xfrm>
                      <a:prstGeom prst="rect">
                        <a:avLst/>
                      </a:prstGeom>
                    </pic:spPr>
                  </pic:pic>
                </a:graphicData>
              </a:graphic>
            </wp:inline>
          </w:drawing>
        </w:r>
      </w:del>
    </w:p>
    <w:p w14:paraId="189EA85B" w14:textId="2625E8E7" w:rsidR="00F666D7" w:rsidRPr="00FB2A15" w:rsidDel="005D7CD2" w:rsidRDefault="00F666D7">
      <w:pPr>
        <w:pStyle w:val="ListParagraph"/>
        <w:numPr>
          <w:ilvl w:val="0"/>
          <w:numId w:val="13"/>
        </w:numPr>
        <w:ind w:left="576"/>
        <w:rPr>
          <w:del w:id="1646" w:author="Danni Liu" w:date="2020-06-16T10:24:00Z"/>
        </w:rPr>
        <w:pPrChange w:id="1647" w:author="Danni Liu" w:date="2020-06-16T10:27:00Z">
          <w:pPr>
            <w:pStyle w:val="ListParagraph"/>
            <w:numPr>
              <w:numId w:val="13"/>
            </w:numPr>
            <w:ind w:left="1080" w:hanging="360"/>
          </w:pPr>
        </w:pPrChange>
      </w:pPr>
      <w:del w:id="1648" w:author="Danni Liu" w:date="2020-06-16T10:24:00Z">
        <w:r w:rsidRPr="00FB2A15" w:rsidDel="005D7CD2">
          <w:delText xml:space="preserve">Give </w:delText>
        </w:r>
        <w:r w:rsidDel="005D7CD2">
          <w:delText xml:space="preserve">the installation </w:delText>
        </w:r>
        <w:r w:rsidRPr="00FB2A15" w:rsidDel="005D7CD2">
          <w:delText>path</w:delText>
        </w:r>
        <w:r w:rsidDel="005D7CD2">
          <w:delText xml:space="preserve"> for </w:delText>
        </w:r>
        <w:r w:rsidR="00D03DA0" w:rsidDel="005D7CD2">
          <w:delText>JB</w:delText>
        </w:r>
        <w:r w:rsidDel="005D7CD2">
          <w:delText>oss</w:delText>
        </w:r>
        <w:r w:rsidRPr="00FB2A15" w:rsidDel="005D7CD2">
          <w:delText xml:space="preserve"> and click next</w:delText>
        </w:r>
      </w:del>
    </w:p>
    <w:p w14:paraId="19AD6581" w14:textId="4B30DC01" w:rsidR="00F666D7" w:rsidRPr="007A75C6" w:rsidDel="005D7CD2" w:rsidRDefault="0065194F">
      <w:pPr>
        <w:ind w:left="576"/>
        <w:jc w:val="center"/>
        <w:rPr>
          <w:del w:id="1649" w:author="Danni Liu" w:date="2020-06-16T10:24:00Z"/>
          <w:rFonts w:eastAsia="Times New Roman" w:cstheme="minorHAnsi"/>
        </w:rPr>
        <w:pPrChange w:id="1650" w:author="Danni Liu" w:date="2020-06-16T10:27:00Z">
          <w:pPr>
            <w:jc w:val="center"/>
          </w:pPr>
        </w:pPrChange>
      </w:pPr>
      <w:del w:id="1651" w:author="Danni Liu" w:date="2020-06-16T09:49:00Z">
        <w:r w:rsidDel="00CA03E2">
          <w:rPr>
            <w:noProof/>
          </w:rPr>
          <w:drawing>
            <wp:inline distT="0" distB="0" distL="0" distR="0" wp14:anchorId="414514C2" wp14:editId="51BEDD05">
              <wp:extent cx="5204460" cy="347909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4867" cy="3486050"/>
                      </a:xfrm>
                      <a:prstGeom prst="rect">
                        <a:avLst/>
                      </a:prstGeom>
                    </pic:spPr>
                  </pic:pic>
                </a:graphicData>
              </a:graphic>
            </wp:inline>
          </w:drawing>
        </w:r>
      </w:del>
    </w:p>
    <w:p w14:paraId="2C1BD36A" w14:textId="2C74EC34" w:rsidR="00F666D7" w:rsidRPr="007A75C6" w:rsidDel="005D7CD2" w:rsidRDefault="00F666D7">
      <w:pPr>
        <w:ind w:left="576"/>
        <w:jc w:val="center"/>
        <w:rPr>
          <w:del w:id="1652" w:author="Danni Liu" w:date="2020-06-16T10:24:00Z"/>
          <w:rFonts w:eastAsia="Times New Roman" w:cstheme="minorHAnsi"/>
        </w:rPr>
        <w:pPrChange w:id="1653" w:author="Danni Liu" w:date="2020-06-16T10:27:00Z">
          <w:pPr>
            <w:jc w:val="center"/>
          </w:pPr>
        </w:pPrChange>
      </w:pPr>
    </w:p>
    <w:p w14:paraId="428A6346" w14:textId="1C965891" w:rsidR="00F666D7" w:rsidRPr="007A75C6" w:rsidDel="005D7CD2" w:rsidRDefault="00F666D7">
      <w:pPr>
        <w:ind w:left="576"/>
        <w:jc w:val="center"/>
        <w:rPr>
          <w:del w:id="1654" w:author="Danni Liu" w:date="2020-06-16T10:24:00Z"/>
          <w:rFonts w:eastAsia="Times New Roman" w:cstheme="minorHAnsi"/>
        </w:rPr>
        <w:pPrChange w:id="1655" w:author="Danni Liu" w:date="2020-06-16T10:27:00Z">
          <w:pPr>
            <w:jc w:val="center"/>
          </w:pPr>
        </w:pPrChange>
      </w:pPr>
    </w:p>
    <w:p w14:paraId="520F3F22" w14:textId="2BDA789E" w:rsidR="00F666D7" w:rsidRPr="004F125A" w:rsidDel="005D7CD2" w:rsidRDefault="00F666D7">
      <w:pPr>
        <w:pStyle w:val="ListParagraph"/>
        <w:numPr>
          <w:ilvl w:val="0"/>
          <w:numId w:val="13"/>
        </w:numPr>
        <w:ind w:left="576"/>
        <w:rPr>
          <w:del w:id="1656" w:author="Danni Liu" w:date="2020-06-16T10:24:00Z"/>
          <w:rFonts w:eastAsia="Times New Roman" w:cstheme="minorHAnsi"/>
        </w:rPr>
        <w:pPrChange w:id="1657" w:author="Danni Liu" w:date="2020-06-16T10:27:00Z">
          <w:pPr>
            <w:pStyle w:val="ListParagraph"/>
            <w:numPr>
              <w:numId w:val="13"/>
            </w:numPr>
            <w:ind w:left="1080" w:hanging="360"/>
          </w:pPr>
        </w:pPrChange>
      </w:pPr>
      <w:del w:id="1658" w:author="Danni Liu" w:date="2020-06-16T10:24:00Z">
        <w:r w:rsidRPr="004F125A" w:rsidDel="005D7CD2">
          <w:rPr>
            <w:rFonts w:eastAsia="Times New Roman" w:cstheme="minorHAnsi"/>
          </w:rPr>
          <w:delText>Select the packages you want to install and Click next</w:delText>
        </w:r>
      </w:del>
    </w:p>
    <w:p w14:paraId="2DF5D8DD" w14:textId="77521126" w:rsidR="00F666D7" w:rsidRPr="007A75C6" w:rsidDel="005D7CD2" w:rsidRDefault="0065194F">
      <w:pPr>
        <w:ind w:left="576"/>
        <w:jc w:val="center"/>
        <w:rPr>
          <w:del w:id="1659" w:author="Danni Liu" w:date="2020-06-16T10:24:00Z"/>
          <w:rFonts w:eastAsia="Times New Roman" w:cstheme="minorHAnsi"/>
        </w:rPr>
        <w:pPrChange w:id="1660" w:author="Danni Liu" w:date="2020-06-16T10:27:00Z">
          <w:pPr>
            <w:jc w:val="center"/>
          </w:pPr>
        </w:pPrChange>
      </w:pPr>
      <w:del w:id="1661" w:author="Danni Liu" w:date="2020-06-16T09:49:00Z">
        <w:r w:rsidDel="00CA03E2">
          <w:rPr>
            <w:noProof/>
          </w:rPr>
          <w:drawing>
            <wp:inline distT="0" distB="0" distL="0" distR="0" wp14:anchorId="5D1A4812" wp14:editId="723531A5">
              <wp:extent cx="5128260" cy="342267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4303" cy="3426708"/>
                      </a:xfrm>
                      <a:prstGeom prst="rect">
                        <a:avLst/>
                      </a:prstGeom>
                    </pic:spPr>
                  </pic:pic>
                </a:graphicData>
              </a:graphic>
            </wp:inline>
          </w:drawing>
        </w:r>
      </w:del>
    </w:p>
    <w:p w14:paraId="4B8D6423" w14:textId="52A29C8A" w:rsidR="0065194F" w:rsidRPr="00A446A2" w:rsidDel="005D7CD2" w:rsidRDefault="00F666D7">
      <w:pPr>
        <w:pStyle w:val="ListParagraph"/>
        <w:numPr>
          <w:ilvl w:val="0"/>
          <w:numId w:val="13"/>
        </w:numPr>
        <w:ind w:left="576"/>
        <w:rPr>
          <w:del w:id="1662" w:author="Danni Liu" w:date="2020-06-16T10:24:00Z"/>
          <w:rFonts w:cstheme="minorHAnsi"/>
          <w:color w:val="333333"/>
          <w:sz w:val="21"/>
          <w:szCs w:val="21"/>
          <w:shd w:val="clear" w:color="auto" w:fill="FFFFFF"/>
        </w:rPr>
        <w:pPrChange w:id="1663" w:author="Danni Liu" w:date="2020-06-16T10:27:00Z">
          <w:pPr>
            <w:pStyle w:val="ListParagraph"/>
            <w:numPr>
              <w:numId w:val="13"/>
            </w:numPr>
            <w:ind w:left="1080" w:hanging="360"/>
          </w:pPr>
        </w:pPrChange>
      </w:pPr>
      <w:del w:id="1664" w:author="Danni Liu" w:date="2020-06-16T10:24:00Z">
        <w:r w:rsidRPr="00A446A2" w:rsidDel="005D7CD2">
          <w:rPr>
            <w:rFonts w:cstheme="minorHAnsi"/>
            <w:color w:val="333333"/>
            <w:sz w:val="21"/>
            <w:szCs w:val="21"/>
            <w:shd w:val="clear" w:color="auto" w:fill="FFFFFF"/>
          </w:rPr>
          <w:delText xml:space="preserve">Give </w:delText>
        </w:r>
        <w:r w:rsidR="004F125A" w:rsidRPr="00A446A2" w:rsidDel="005D7CD2">
          <w:rPr>
            <w:rFonts w:cstheme="minorHAnsi"/>
            <w:color w:val="333333"/>
            <w:sz w:val="21"/>
            <w:szCs w:val="21"/>
            <w:shd w:val="clear" w:color="auto" w:fill="FFFFFF"/>
          </w:rPr>
          <w:delText>credentials</w:delText>
        </w:r>
        <w:r w:rsidR="00A446A2" w:rsidDel="005D7CD2">
          <w:rPr>
            <w:rFonts w:cstheme="minorHAnsi"/>
            <w:color w:val="333333"/>
            <w:sz w:val="21"/>
            <w:szCs w:val="21"/>
            <w:shd w:val="clear" w:color="auto" w:fill="FFFFFF"/>
          </w:rPr>
          <w:delText xml:space="preserve">:  </w:delText>
        </w:r>
        <w:r w:rsidR="00A446A2" w:rsidRPr="00A446A2" w:rsidDel="005D7CD2">
          <w:rPr>
            <w:rFonts w:cstheme="minorHAnsi"/>
            <w:color w:val="333333"/>
            <w:sz w:val="21"/>
            <w:szCs w:val="21"/>
            <w:shd w:val="clear" w:color="auto" w:fill="FFFFFF"/>
          </w:rPr>
          <w:delText xml:space="preserve"> </w:delText>
        </w:r>
        <w:r w:rsidRPr="00A446A2" w:rsidDel="005D7CD2">
          <w:rPr>
            <w:rFonts w:cstheme="minorHAnsi"/>
            <w:color w:val="333333"/>
            <w:sz w:val="21"/>
            <w:szCs w:val="21"/>
            <w:shd w:val="clear" w:color="auto" w:fill="FFFFFF"/>
          </w:rPr>
          <w:delText xml:space="preserve">username: admin </w:delText>
        </w:r>
        <w:r w:rsidR="004F125A" w:rsidRPr="00A446A2" w:rsidDel="005D7CD2">
          <w:rPr>
            <w:rFonts w:cstheme="minorHAnsi"/>
            <w:color w:val="333333"/>
            <w:sz w:val="21"/>
            <w:szCs w:val="21"/>
            <w:shd w:val="clear" w:color="auto" w:fill="FFFFFF"/>
          </w:rPr>
          <w:delText xml:space="preserve">   p</w:delText>
        </w:r>
        <w:r w:rsidRPr="00A446A2" w:rsidDel="005D7CD2">
          <w:rPr>
            <w:rFonts w:cstheme="minorHAnsi"/>
            <w:color w:val="333333"/>
            <w:sz w:val="21"/>
            <w:szCs w:val="21"/>
            <w:shd w:val="clear" w:color="auto" w:fill="FFFFFF"/>
          </w:rPr>
          <w:delText>assword: jboss@dmin1 and click next</w:delText>
        </w:r>
      </w:del>
    </w:p>
    <w:p w14:paraId="0A4761FE" w14:textId="435C2C2E" w:rsidR="0065194F" w:rsidDel="005D7CD2" w:rsidRDefault="0065194F">
      <w:pPr>
        <w:ind w:left="576"/>
        <w:rPr>
          <w:del w:id="1665" w:author="Danni Liu" w:date="2020-06-16T10:24:00Z"/>
          <w:rFonts w:ascii="Arial" w:hAnsi="Arial" w:cs="Arial"/>
          <w:color w:val="333333"/>
          <w:sz w:val="21"/>
          <w:szCs w:val="21"/>
          <w:shd w:val="clear" w:color="auto" w:fill="FFFFFF"/>
        </w:rPr>
        <w:pPrChange w:id="1666" w:author="Danni Liu" w:date="2020-06-16T10:27:00Z">
          <w:pPr>
            <w:ind w:left="720"/>
          </w:pPr>
        </w:pPrChange>
      </w:pPr>
      <w:del w:id="1667" w:author="Danni Liu" w:date="2020-06-16T09:49:00Z">
        <w:r w:rsidDel="00CA03E2">
          <w:rPr>
            <w:noProof/>
          </w:rPr>
          <w:drawing>
            <wp:inline distT="0" distB="0" distL="0" distR="0" wp14:anchorId="79F74084" wp14:editId="0EB88632">
              <wp:extent cx="5943600" cy="3956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56050"/>
                      </a:xfrm>
                      <a:prstGeom prst="rect">
                        <a:avLst/>
                      </a:prstGeom>
                    </pic:spPr>
                  </pic:pic>
                </a:graphicData>
              </a:graphic>
            </wp:inline>
          </w:drawing>
        </w:r>
      </w:del>
    </w:p>
    <w:p w14:paraId="6F87077D" w14:textId="4217B694" w:rsidR="00F666D7" w:rsidDel="005D7CD2" w:rsidRDefault="00F666D7">
      <w:pPr>
        <w:ind w:left="576"/>
        <w:jc w:val="center"/>
        <w:rPr>
          <w:del w:id="1668" w:author="Danni Liu" w:date="2020-06-16T10:24:00Z"/>
          <w:rFonts w:ascii="Arial" w:hAnsi="Arial" w:cs="Arial"/>
          <w:sz w:val="21"/>
          <w:szCs w:val="21"/>
        </w:rPr>
        <w:pPrChange w:id="1669" w:author="Danni Liu" w:date="2020-06-16T10:27:00Z">
          <w:pPr>
            <w:jc w:val="center"/>
          </w:pPr>
        </w:pPrChange>
      </w:pPr>
    </w:p>
    <w:p w14:paraId="2A374BC9" w14:textId="33AC07D4" w:rsidR="0065194F" w:rsidRPr="00A446A2" w:rsidDel="005D7CD2" w:rsidRDefault="004F125A">
      <w:pPr>
        <w:pStyle w:val="ListParagraph"/>
        <w:numPr>
          <w:ilvl w:val="0"/>
          <w:numId w:val="13"/>
        </w:numPr>
        <w:ind w:left="576"/>
        <w:rPr>
          <w:del w:id="1670" w:author="Danni Liu" w:date="2020-06-16T10:24:00Z"/>
        </w:rPr>
        <w:pPrChange w:id="1671" w:author="Danni Liu" w:date="2020-06-16T10:27:00Z">
          <w:pPr>
            <w:pStyle w:val="ListParagraph"/>
            <w:numPr>
              <w:numId w:val="13"/>
            </w:numPr>
            <w:ind w:left="1080" w:hanging="360"/>
          </w:pPr>
        </w:pPrChange>
      </w:pPr>
      <w:del w:id="1672" w:author="Danni Liu" w:date="2020-06-16T10:24:00Z">
        <w:r w:rsidDel="005D7CD2">
          <w:delText xml:space="preserve">Select the defaults on the next few </w:delText>
        </w:r>
        <w:r w:rsidRPr="00A446A2" w:rsidDel="005D7CD2">
          <w:delText>pages</w:delText>
        </w:r>
        <w:r w:rsidR="00A446A2" w:rsidDel="005D7CD2">
          <w:delText xml:space="preserve"> by hitting ‘Next’</w:delText>
        </w:r>
        <w:r w:rsidR="00EF0EB3" w:rsidDel="005D7CD2">
          <w:delText xml:space="preserve"> and last ‘Done’ to complete the installation</w:delText>
        </w:r>
      </w:del>
    </w:p>
    <w:p w14:paraId="26631DC9" w14:textId="1764BE69" w:rsidR="0065194F" w:rsidRPr="0065194F" w:rsidDel="00FE5F58" w:rsidRDefault="0065194F">
      <w:pPr>
        <w:ind w:left="576"/>
        <w:rPr>
          <w:del w:id="1673" w:author="Danni Liu" w:date="2020-07-09T21:43:00Z"/>
          <w:rFonts w:ascii="Arial" w:hAnsi="Arial" w:cs="Arial"/>
          <w:sz w:val="21"/>
          <w:szCs w:val="21"/>
        </w:rPr>
        <w:pPrChange w:id="1674" w:author="Danni Liu" w:date="2020-06-16T10:27:00Z">
          <w:pPr>
            <w:ind w:left="720"/>
          </w:pPr>
        </w:pPrChange>
      </w:pPr>
      <w:del w:id="1675" w:author="Danni Liu" w:date="2020-06-16T09:49:00Z">
        <w:r w:rsidDel="00CA03E2">
          <w:rPr>
            <w:noProof/>
          </w:rPr>
          <w:drawing>
            <wp:inline distT="0" distB="0" distL="0" distR="0" wp14:anchorId="5F942925" wp14:editId="351A620B">
              <wp:extent cx="5303520" cy="351641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3644" cy="3523128"/>
                      </a:xfrm>
                      <a:prstGeom prst="rect">
                        <a:avLst/>
                      </a:prstGeom>
                    </pic:spPr>
                  </pic:pic>
                </a:graphicData>
              </a:graphic>
            </wp:inline>
          </w:drawing>
        </w:r>
      </w:del>
    </w:p>
    <w:p w14:paraId="437A7199" w14:textId="0EE9897B" w:rsidR="0065194F" w:rsidRPr="0065194F" w:rsidDel="00FE5F58" w:rsidRDefault="0065194F" w:rsidP="00A446A2">
      <w:pPr>
        <w:ind w:left="720"/>
        <w:rPr>
          <w:del w:id="1676" w:author="Danni Liu" w:date="2020-07-09T21:43:00Z"/>
          <w:rFonts w:ascii="Arial" w:hAnsi="Arial" w:cs="Arial"/>
          <w:sz w:val="21"/>
          <w:szCs w:val="21"/>
        </w:rPr>
      </w:pPr>
      <w:del w:id="1677" w:author="Danni Liu" w:date="2020-06-16T09:49:00Z">
        <w:r w:rsidDel="00CA03E2">
          <w:rPr>
            <w:noProof/>
          </w:rPr>
          <w:drawing>
            <wp:inline distT="0" distB="0" distL="0" distR="0" wp14:anchorId="30B699D2" wp14:editId="5F64C389">
              <wp:extent cx="5273040" cy="351141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8262" cy="3521552"/>
                      </a:xfrm>
                      <a:prstGeom prst="rect">
                        <a:avLst/>
                      </a:prstGeom>
                    </pic:spPr>
                  </pic:pic>
                </a:graphicData>
              </a:graphic>
            </wp:inline>
          </w:drawing>
        </w:r>
      </w:del>
    </w:p>
    <w:p w14:paraId="4B64E2A8" w14:textId="304BE42A" w:rsidR="00F666D7" w:rsidRPr="007A75C6" w:rsidDel="00FE5F58" w:rsidRDefault="00F666D7" w:rsidP="00F666D7">
      <w:pPr>
        <w:jc w:val="center"/>
        <w:rPr>
          <w:del w:id="1678" w:author="Danni Liu" w:date="2020-07-09T21:43:00Z"/>
          <w:rFonts w:ascii="Arial" w:hAnsi="Arial" w:cs="Arial"/>
          <w:sz w:val="21"/>
          <w:szCs w:val="21"/>
        </w:rPr>
      </w:pPr>
    </w:p>
    <w:p w14:paraId="78582C55" w14:textId="6A7CE6BD" w:rsidR="00F666D7" w:rsidRPr="007A75C6" w:rsidDel="00FE5F58" w:rsidRDefault="00F666D7" w:rsidP="00F666D7">
      <w:pPr>
        <w:jc w:val="center"/>
        <w:rPr>
          <w:del w:id="1679" w:author="Danni Liu" w:date="2020-07-09T21:43:00Z"/>
          <w:rFonts w:ascii="Arial" w:hAnsi="Arial" w:cs="Arial"/>
          <w:sz w:val="21"/>
          <w:szCs w:val="21"/>
        </w:rPr>
      </w:pPr>
    </w:p>
    <w:p w14:paraId="69A9A8E5" w14:textId="1BE39B4A" w:rsidR="00F666D7" w:rsidRPr="007A75C6" w:rsidDel="005D7CD2" w:rsidRDefault="00F666D7">
      <w:pPr>
        <w:rPr>
          <w:del w:id="1680" w:author="Danni Liu" w:date="2020-06-16T10:25:00Z"/>
          <w:rFonts w:ascii="Arial" w:hAnsi="Arial" w:cs="Arial"/>
          <w:sz w:val="21"/>
          <w:szCs w:val="21"/>
        </w:rPr>
        <w:pPrChange w:id="1681" w:author="Danni Liu" w:date="2020-06-16T10:25:00Z">
          <w:pPr>
            <w:jc w:val="center"/>
          </w:pPr>
        </w:pPrChange>
      </w:pPr>
    </w:p>
    <w:p w14:paraId="2CC14850" w14:textId="37AE414D" w:rsidR="0065194F" w:rsidDel="005D7CD2" w:rsidRDefault="0065194F">
      <w:pPr>
        <w:rPr>
          <w:del w:id="1682" w:author="Danni Liu" w:date="2020-06-16T10:25:00Z"/>
          <w:rFonts w:ascii="Arial" w:hAnsi="Arial" w:cs="Arial"/>
          <w:sz w:val="21"/>
          <w:szCs w:val="21"/>
        </w:rPr>
        <w:pPrChange w:id="1683" w:author="Danni Liu" w:date="2020-06-16T10:25:00Z">
          <w:pPr>
            <w:jc w:val="center"/>
          </w:pPr>
        </w:pPrChange>
      </w:pPr>
      <w:del w:id="1684" w:author="Danni Liu" w:date="2020-06-16T09:49:00Z">
        <w:r w:rsidDel="00CA03E2">
          <w:rPr>
            <w:noProof/>
          </w:rPr>
          <w:drawing>
            <wp:inline distT="0" distB="0" distL="0" distR="0" wp14:anchorId="41B3A54B" wp14:editId="330BFB58">
              <wp:extent cx="5734685" cy="3827412"/>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6240" cy="3841798"/>
                      </a:xfrm>
                      <a:prstGeom prst="rect">
                        <a:avLst/>
                      </a:prstGeom>
                    </pic:spPr>
                  </pic:pic>
                </a:graphicData>
              </a:graphic>
            </wp:inline>
          </w:drawing>
        </w:r>
      </w:del>
    </w:p>
    <w:p w14:paraId="0DFFE6DA" w14:textId="7A4A3BD7" w:rsidR="0065194F" w:rsidDel="005D7CD2" w:rsidRDefault="0065194F">
      <w:pPr>
        <w:rPr>
          <w:del w:id="1685" w:author="Danni Liu" w:date="2020-06-16T10:25:00Z"/>
          <w:rFonts w:ascii="Arial" w:hAnsi="Arial" w:cs="Arial"/>
          <w:sz w:val="21"/>
          <w:szCs w:val="21"/>
        </w:rPr>
        <w:pPrChange w:id="1686" w:author="Danni Liu" w:date="2020-06-16T10:25:00Z">
          <w:pPr>
            <w:jc w:val="center"/>
          </w:pPr>
        </w:pPrChange>
      </w:pPr>
    </w:p>
    <w:p w14:paraId="2D47FF1B" w14:textId="01090BA3" w:rsidR="0065194F" w:rsidDel="005D7CD2" w:rsidRDefault="0065194F">
      <w:pPr>
        <w:rPr>
          <w:del w:id="1687" w:author="Danni Liu" w:date="2020-06-16T10:25:00Z"/>
          <w:rFonts w:ascii="Arial" w:hAnsi="Arial" w:cs="Arial"/>
          <w:sz w:val="21"/>
          <w:szCs w:val="21"/>
        </w:rPr>
        <w:pPrChange w:id="1688" w:author="Danni Liu" w:date="2020-06-16T10:25:00Z">
          <w:pPr>
            <w:jc w:val="center"/>
          </w:pPr>
        </w:pPrChange>
      </w:pPr>
      <w:del w:id="1689" w:author="Danni Liu" w:date="2020-06-16T10:24:00Z">
        <w:r w:rsidDel="005D7CD2">
          <w:rPr>
            <w:noProof/>
          </w:rPr>
          <w:drawing>
            <wp:inline distT="0" distB="0" distL="0" distR="0" wp14:anchorId="56DEB3C2" wp14:editId="53101B92">
              <wp:extent cx="5748005" cy="3806825"/>
              <wp:effectExtent l="0" t="0" r="571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1578" cy="3809192"/>
                      </a:xfrm>
                      <a:prstGeom prst="rect">
                        <a:avLst/>
                      </a:prstGeom>
                    </pic:spPr>
                  </pic:pic>
                </a:graphicData>
              </a:graphic>
            </wp:inline>
          </w:drawing>
        </w:r>
      </w:del>
    </w:p>
    <w:p w14:paraId="3E127458" w14:textId="77777777" w:rsidR="0065194F" w:rsidDel="005D7CD2" w:rsidRDefault="0065194F">
      <w:pPr>
        <w:rPr>
          <w:del w:id="1690" w:author="Danni Liu" w:date="2020-06-16T10:25:00Z"/>
          <w:rFonts w:ascii="Arial" w:hAnsi="Arial" w:cs="Arial"/>
          <w:sz w:val="21"/>
          <w:szCs w:val="21"/>
        </w:rPr>
        <w:pPrChange w:id="1691" w:author="Danni Liu" w:date="2020-06-16T10:25:00Z">
          <w:pPr>
            <w:jc w:val="center"/>
          </w:pPr>
        </w:pPrChange>
      </w:pPr>
    </w:p>
    <w:p w14:paraId="65061D06" w14:textId="77777777" w:rsidR="00773CBF" w:rsidDel="005D7CD2" w:rsidRDefault="00773CBF">
      <w:pPr>
        <w:rPr>
          <w:del w:id="1692" w:author="Danni Liu" w:date="2020-06-16T10:25:00Z"/>
          <w:rFonts w:ascii="Arial" w:hAnsi="Arial" w:cs="Arial"/>
          <w:sz w:val="21"/>
          <w:szCs w:val="21"/>
        </w:rPr>
        <w:pPrChange w:id="1693" w:author="Danni Liu" w:date="2020-06-16T10:25:00Z">
          <w:pPr>
            <w:jc w:val="center"/>
          </w:pPr>
        </w:pPrChange>
      </w:pPr>
    </w:p>
    <w:p w14:paraId="36944CD7" w14:textId="0080D70B" w:rsidR="00773CBF" w:rsidDel="005D7CD2" w:rsidRDefault="00773CBF">
      <w:pPr>
        <w:rPr>
          <w:del w:id="1694" w:author="Danni Liu" w:date="2020-06-16T10:25:00Z"/>
          <w:rFonts w:ascii="Arial" w:hAnsi="Arial" w:cs="Arial"/>
          <w:sz w:val="21"/>
          <w:szCs w:val="21"/>
        </w:rPr>
        <w:pPrChange w:id="1695" w:author="Danni Liu" w:date="2020-06-16T10:25:00Z">
          <w:pPr>
            <w:jc w:val="center"/>
          </w:pPr>
        </w:pPrChange>
      </w:pPr>
      <w:del w:id="1696" w:author="Danni Liu" w:date="2020-06-16T10:24:00Z">
        <w:r w:rsidDel="005D7CD2">
          <w:rPr>
            <w:noProof/>
          </w:rPr>
          <w:drawing>
            <wp:inline distT="0" distB="0" distL="0" distR="0" wp14:anchorId="625F6DED" wp14:editId="5DD16753">
              <wp:extent cx="5656906" cy="37338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2855" cy="3737727"/>
                      </a:xfrm>
                      <a:prstGeom prst="rect">
                        <a:avLst/>
                      </a:prstGeom>
                    </pic:spPr>
                  </pic:pic>
                </a:graphicData>
              </a:graphic>
            </wp:inline>
          </w:drawing>
        </w:r>
      </w:del>
    </w:p>
    <w:p w14:paraId="7254AFE4" w14:textId="4575B31E" w:rsidR="00F666D7" w:rsidRPr="007A75C6" w:rsidDel="005D7CD2" w:rsidRDefault="00773CBF">
      <w:pPr>
        <w:rPr>
          <w:del w:id="1697" w:author="Danni Liu" w:date="2020-06-16T10:25:00Z"/>
          <w:rFonts w:eastAsia="Times New Roman" w:cstheme="minorHAnsi"/>
        </w:rPr>
        <w:pPrChange w:id="1698" w:author="Danni Liu" w:date="2020-06-16T10:25:00Z">
          <w:pPr>
            <w:jc w:val="center"/>
          </w:pPr>
        </w:pPrChange>
      </w:pPr>
      <w:del w:id="1699" w:author="Danni Liu" w:date="2020-06-16T10:25:00Z">
        <w:r w:rsidDel="005D7CD2">
          <w:rPr>
            <w:noProof/>
          </w:rPr>
          <w:drawing>
            <wp:inline distT="0" distB="0" distL="0" distR="0" wp14:anchorId="30A21C92" wp14:editId="4F65692E">
              <wp:extent cx="5715000" cy="380389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8038" cy="3805916"/>
                      </a:xfrm>
                      <a:prstGeom prst="rect">
                        <a:avLst/>
                      </a:prstGeom>
                    </pic:spPr>
                  </pic:pic>
                </a:graphicData>
              </a:graphic>
            </wp:inline>
          </w:drawing>
        </w:r>
      </w:del>
    </w:p>
    <w:p w14:paraId="35ECAB39" w14:textId="77777777" w:rsidR="00F666D7" w:rsidRPr="007A75C6" w:rsidDel="005D7CD2" w:rsidRDefault="00F666D7">
      <w:pPr>
        <w:rPr>
          <w:del w:id="1700" w:author="Danni Liu" w:date="2020-06-16T10:25:00Z"/>
          <w:rFonts w:eastAsia="Times New Roman" w:cstheme="minorHAnsi"/>
        </w:rPr>
        <w:pPrChange w:id="1701" w:author="Danni Liu" w:date="2020-06-16T10:25:00Z">
          <w:pPr>
            <w:jc w:val="center"/>
          </w:pPr>
        </w:pPrChange>
      </w:pPr>
    </w:p>
    <w:p w14:paraId="53718B0A" w14:textId="69C65F7D" w:rsidR="00F666D7" w:rsidRPr="007A75C6" w:rsidDel="005D7CD2" w:rsidRDefault="00F666D7">
      <w:pPr>
        <w:rPr>
          <w:del w:id="1702" w:author="Danni Liu" w:date="2020-06-16T10:25:00Z"/>
          <w:rFonts w:eastAsia="Times New Roman" w:cstheme="minorHAnsi"/>
        </w:rPr>
        <w:pPrChange w:id="1703" w:author="Danni Liu" w:date="2020-06-16T10:25:00Z">
          <w:pPr>
            <w:jc w:val="center"/>
          </w:pPr>
        </w:pPrChange>
      </w:pPr>
    </w:p>
    <w:p w14:paraId="45EFD699" w14:textId="0CE68EF6" w:rsidR="00F666D7" w:rsidRPr="00F666D7" w:rsidDel="005D7CD2" w:rsidRDefault="00F666D7">
      <w:pPr>
        <w:rPr>
          <w:del w:id="1704" w:author="Danni Liu" w:date="2020-06-16T10:25:00Z"/>
        </w:rPr>
      </w:pPr>
    </w:p>
    <w:p w14:paraId="1D088EDD" w14:textId="6AC55467" w:rsidR="00E971BD" w:rsidRPr="00E971BD" w:rsidDel="005D7CD2" w:rsidRDefault="000B4FD0">
      <w:pPr>
        <w:rPr>
          <w:del w:id="1705" w:author="Danni Liu" w:date="2020-06-16T10:25:00Z"/>
        </w:rPr>
        <w:pPrChange w:id="1706" w:author="Danni Liu" w:date="2020-06-16T10:25:00Z">
          <w:pPr>
            <w:pStyle w:val="Heading2"/>
          </w:pPr>
        </w:pPrChange>
      </w:pPr>
      <w:bookmarkStart w:id="1707" w:name="_Toc40807557"/>
      <w:del w:id="1708" w:author="Danni Liu" w:date="2020-06-16T10:25:00Z">
        <w:r w:rsidRPr="007A75C6" w:rsidDel="005D7CD2">
          <w:delText>J</w:delText>
        </w:r>
        <w:r w:rsidDel="005D7CD2">
          <w:delText>B</w:delText>
        </w:r>
        <w:r w:rsidRPr="007A75C6" w:rsidDel="005D7CD2">
          <w:delText xml:space="preserve">oss </w:delText>
        </w:r>
        <w:r w:rsidR="00B17931" w:rsidDel="005D7CD2">
          <w:delText>Patching to 7.2.7</w:delText>
        </w:r>
        <w:bookmarkEnd w:id="1707"/>
      </w:del>
    </w:p>
    <w:p w14:paraId="6C5D819C" w14:textId="2B787B68" w:rsidR="00B17931" w:rsidDel="005D7CD2" w:rsidRDefault="00B17931" w:rsidP="00371E7F">
      <w:pPr>
        <w:pStyle w:val="ListParagraph"/>
        <w:numPr>
          <w:ilvl w:val="0"/>
          <w:numId w:val="14"/>
        </w:numPr>
        <w:rPr>
          <w:del w:id="1709" w:author="Danni Liu" w:date="2020-06-16T10:25:00Z"/>
        </w:rPr>
      </w:pPr>
      <w:del w:id="1710" w:author="Danni Liu" w:date="2020-06-16T10:25:00Z">
        <w:r w:rsidDel="005D7CD2">
          <w:delText>Download the patch</w:delText>
        </w:r>
        <w:r w:rsidRPr="00B17931" w:rsidDel="005D7CD2">
          <w:rPr>
            <w:b/>
            <w:bCs/>
          </w:rPr>
          <w:delText xml:space="preserve"> jboss-eap-7.2.7-patch.zip</w:delText>
        </w:r>
        <w:r w:rsidR="00C10BEB" w:rsidDel="005D7CD2">
          <w:delText xml:space="preserve"> and copy to the C:\Jboss directory</w:delText>
        </w:r>
      </w:del>
    </w:p>
    <w:p w14:paraId="5A4228E5" w14:textId="01DCBF2B" w:rsidR="00E971BD" w:rsidDel="005D7CD2" w:rsidRDefault="00B17931" w:rsidP="00371E7F">
      <w:pPr>
        <w:pStyle w:val="ListParagraph"/>
        <w:numPr>
          <w:ilvl w:val="0"/>
          <w:numId w:val="14"/>
        </w:numPr>
        <w:rPr>
          <w:del w:id="1711" w:author="Danni Liu" w:date="2020-06-16T10:25:00Z"/>
        </w:rPr>
      </w:pPr>
      <w:del w:id="1712" w:author="Danni Liu" w:date="2020-06-16T10:25:00Z">
        <w:r w:rsidDel="005D7CD2">
          <w:delText xml:space="preserve">Start jboss server </w:delText>
        </w:r>
      </w:del>
    </w:p>
    <w:p w14:paraId="3727B055" w14:textId="5661DAE7" w:rsidR="00E971BD" w:rsidDel="005D7CD2" w:rsidRDefault="00E971BD" w:rsidP="00E971BD">
      <w:pPr>
        <w:ind w:left="360"/>
        <w:rPr>
          <w:del w:id="1713" w:author="Danni Liu" w:date="2020-06-16T10:25:00Z"/>
        </w:rPr>
      </w:pPr>
      <w:del w:id="1714" w:author="Danni Liu" w:date="2020-06-16T10:25:00Z">
        <w:r w:rsidDel="005D7CD2">
          <w:delText>C:\Jboss\EAP-7.2.0\bin\standalone.bat</w:delText>
        </w:r>
      </w:del>
    </w:p>
    <w:p w14:paraId="08A4903D" w14:textId="0317A3EB" w:rsidR="00F94FDF" w:rsidDel="005D7CD2" w:rsidRDefault="00F94FDF" w:rsidP="00E971BD">
      <w:pPr>
        <w:ind w:left="360"/>
        <w:rPr>
          <w:del w:id="1715" w:author="Danni Liu" w:date="2020-06-16T10:25:00Z"/>
        </w:rPr>
      </w:pPr>
    </w:p>
    <w:p w14:paraId="2C3E2218" w14:textId="710BDE77" w:rsidR="00E971BD" w:rsidDel="005D7CD2" w:rsidRDefault="00E971BD" w:rsidP="00E971BD">
      <w:pPr>
        <w:ind w:left="360"/>
        <w:rPr>
          <w:del w:id="1716" w:author="Danni Liu" w:date="2020-06-16T10:25:00Z"/>
        </w:rPr>
      </w:pPr>
      <w:del w:id="1717" w:author="Danni Liu" w:date="2020-06-16T10:25:00Z">
        <w:r w:rsidRPr="00E971BD" w:rsidDel="005D7CD2">
          <w:rPr>
            <w:noProof/>
          </w:rPr>
          <w:drawing>
            <wp:inline distT="0" distB="0" distL="0" distR="0" wp14:anchorId="5F901798" wp14:editId="35E60A98">
              <wp:extent cx="6858000" cy="403352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4033520"/>
                      </a:xfrm>
                      <a:prstGeom prst="rect">
                        <a:avLst/>
                      </a:prstGeom>
                    </pic:spPr>
                  </pic:pic>
                </a:graphicData>
              </a:graphic>
            </wp:inline>
          </w:drawing>
        </w:r>
      </w:del>
    </w:p>
    <w:p w14:paraId="66AEB374" w14:textId="6F626E8B" w:rsidR="00F94FDF" w:rsidDel="005D7CD2" w:rsidRDefault="00F94FDF" w:rsidP="00E971BD">
      <w:pPr>
        <w:ind w:left="360"/>
        <w:rPr>
          <w:del w:id="1718" w:author="Danni Liu" w:date="2020-06-16T10:25:00Z"/>
        </w:rPr>
      </w:pPr>
    </w:p>
    <w:p w14:paraId="572766F2" w14:textId="2E37B951" w:rsidR="00F94FDF" w:rsidDel="005D7CD2" w:rsidRDefault="00F94FDF" w:rsidP="00E971BD">
      <w:pPr>
        <w:ind w:left="360"/>
        <w:rPr>
          <w:del w:id="1719" w:author="Danni Liu" w:date="2020-06-16T10:25:00Z"/>
        </w:rPr>
      </w:pPr>
    </w:p>
    <w:p w14:paraId="1DA52AC8" w14:textId="2ACD24C8" w:rsidR="00F94FDF" w:rsidDel="005D7CD2" w:rsidRDefault="00F94FDF" w:rsidP="00E971BD">
      <w:pPr>
        <w:ind w:left="360"/>
        <w:rPr>
          <w:del w:id="1720" w:author="Danni Liu" w:date="2020-06-16T10:25:00Z"/>
        </w:rPr>
      </w:pPr>
    </w:p>
    <w:p w14:paraId="6466FE77" w14:textId="1B08C3A8" w:rsidR="00F94FDF" w:rsidDel="005D7CD2" w:rsidRDefault="00F94FDF" w:rsidP="00E971BD">
      <w:pPr>
        <w:ind w:left="360"/>
        <w:rPr>
          <w:del w:id="1721" w:author="Danni Liu" w:date="2020-06-16T10:25:00Z"/>
        </w:rPr>
      </w:pPr>
    </w:p>
    <w:p w14:paraId="5E3D03D4" w14:textId="3A46C3F2" w:rsidR="00F94FDF" w:rsidDel="005D7CD2" w:rsidRDefault="00F94FDF" w:rsidP="00E971BD">
      <w:pPr>
        <w:ind w:left="360"/>
        <w:rPr>
          <w:del w:id="1722" w:author="Danni Liu" w:date="2020-06-16T10:25:00Z"/>
        </w:rPr>
      </w:pPr>
    </w:p>
    <w:p w14:paraId="65C8CBBB" w14:textId="47D7F26E" w:rsidR="00F94FDF" w:rsidDel="005D7CD2" w:rsidRDefault="00F94FDF" w:rsidP="00E971BD">
      <w:pPr>
        <w:ind w:left="360"/>
        <w:rPr>
          <w:del w:id="1723" w:author="Danni Liu" w:date="2020-06-16T10:25:00Z"/>
        </w:rPr>
      </w:pPr>
    </w:p>
    <w:p w14:paraId="633CBE77" w14:textId="427C45CB" w:rsidR="00F94FDF" w:rsidDel="005D7CD2" w:rsidRDefault="00F94FDF" w:rsidP="00E971BD">
      <w:pPr>
        <w:ind w:left="360"/>
        <w:rPr>
          <w:del w:id="1724" w:author="Danni Liu" w:date="2020-06-16T10:25:00Z"/>
        </w:rPr>
      </w:pPr>
    </w:p>
    <w:p w14:paraId="2C63CCE6" w14:textId="348E62CD" w:rsidR="00F94FDF" w:rsidDel="005D7CD2" w:rsidRDefault="00F94FDF" w:rsidP="00E971BD">
      <w:pPr>
        <w:ind w:left="360"/>
        <w:rPr>
          <w:del w:id="1725" w:author="Danni Liu" w:date="2020-06-16T10:25:00Z"/>
        </w:rPr>
      </w:pPr>
    </w:p>
    <w:p w14:paraId="0BB85C17" w14:textId="55711515" w:rsidR="00F94FDF" w:rsidDel="005D7CD2" w:rsidRDefault="00F94FDF" w:rsidP="00E971BD">
      <w:pPr>
        <w:ind w:left="360"/>
        <w:rPr>
          <w:del w:id="1726" w:author="Danni Liu" w:date="2020-06-16T10:25:00Z"/>
        </w:rPr>
      </w:pPr>
    </w:p>
    <w:p w14:paraId="3AB18B3D" w14:textId="15CBBF7F" w:rsidR="00E971BD" w:rsidDel="005D7CD2" w:rsidRDefault="00E971BD" w:rsidP="00371E7F">
      <w:pPr>
        <w:pStyle w:val="ListParagraph"/>
        <w:numPr>
          <w:ilvl w:val="0"/>
          <w:numId w:val="14"/>
        </w:numPr>
        <w:rPr>
          <w:del w:id="1727" w:author="Danni Liu" w:date="2020-06-16T10:25:00Z"/>
        </w:rPr>
      </w:pPr>
      <w:del w:id="1728" w:author="Danni Liu" w:date="2020-06-16T10:25:00Z">
        <w:r w:rsidDel="005D7CD2">
          <w:delText>Connect to the Commandline Interface (CLI) tool</w:delText>
        </w:r>
        <w:r w:rsidR="00F94FDF" w:rsidDel="005D7CD2">
          <w:delText xml:space="preserve"> and execute patch</w:delText>
        </w:r>
        <w:r w:rsidR="00C10BEB" w:rsidDel="005D7CD2">
          <w:delText xml:space="preserve"> with the command:</w:delText>
        </w:r>
      </w:del>
    </w:p>
    <w:p w14:paraId="4837756E" w14:textId="359CFC61" w:rsidR="00C10BEB" w:rsidDel="005D7CD2" w:rsidRDefault="00C10BEB" w:rsidP="00C10BEB">
      <w:pPr>
        <w:pStyle w:val="ListParagraph"/>
        <w:rPr>
          <w:del w:id="1729" w:author="Danni Liu" w:date="2020-06-16T10:25:00Z"/>
        </w:rPr>
      </w:pPr>
      <w:del w:id="1730" w:author="Danni Liu" w:date="2020-06-16T10:25:00Z">
        <w:r w:rsidDel="005D7CD2">
          <w:delText>patch apply C:\Jboss\jboss-eap-7.2.7-ptach.zip</w:delText>
        </w:r>
      </w:del>
    </w:p>
    <w:p w14:paraId="12A0E7BD" w14:textId="1E554BE7" w:rsidR="00F94FDF" w:rsidDel="005D7CD2" w:rsidRDefault="00F94FDF" w:rsidP="00F94FDF">
      <w:pPr>
        <w:pStyle w:val="ListParagraph"/>
        <w:ind w:left="360"/>
        <w:rPr>
          <w:del w:id="1731" w:author="Danni Liu" w:date="2020-06-16T10:25:00Z"/>
        </w:rPr>
      </w:pPr>
      <w:del w:id="1732" w:author="Danni Liu" w:date="2020-06-16T10:25:00Z">
        <w:r w:rsidRPr="00F94FDF" w:rsidDel="005D7CD2">
          <w:rPr>
            <w:noProof/>
          </w:rPr>
          <w:drawing>
            <wp:inline distT="0" distB="0" distL="0" distR="0" wp14:anchorId="55314408" wp14:editId="5E0BC670">
              <wp:extent cx="6718138" cy="2714625"/>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51362" cy="2728050"/>
                      </a:xfrm>
                      <a:prstGeom prst="rect">
                        <a:avLst/>
                      </a:prstGeom>
                    </pic:spPr>
                  </pic:pic>
                </a:graphicData>
              </a:graphic>
            </wp:inline>
          </w:drawing>
        </w:r>
      </w:del>
    </w:p>
    <w:p w14:paraId="41E6EAEB" w14:textId="494DA586" w:rsidR="00E971BD" w:rsidDel="005D7CD2" w:rsidRDefault="00E971BD" w:rsidP="00E971BD">
      <w:pPr>
        <w:pStyle w:val="ListParagraph"/>
        <w:rPr>
          <w:del w:id="1733" w:author="Danni Liu" w:date="2020-06-16T10:25:00Z"/>
        </w:rPr>
      </w:pPr>
    </w:p>
    <w:p w14:paraId="52CF081F" w14:textId="24DE96DB" w:rsidR="00E971BD" w:rsidDel="005D7CD2" w:rsidRDefault="00F94FDF" w:rsidP="00371E7F">
      <w:pPr>
        <w:pStyle w:val="ListParagraph"/>
        <w:numPr>
          <w:ilvl w:val="0"/>
          <w:numId w:val="14"/>
        </w:numPr>
        <w:rPr>
          <w:del w:id="1734" w:author="Danni Liu" w:date="2020-06-16T10:25:00Z"/>
        </w:rPr>
      </w:pPr>
      <w:del w:id="1735" w:author="Danni Liu" w:date="2020-06-16T10:25:00Z">
        <w:r w:rsidDel="005D7CD2">
          <w:delText>Validate log and shutdown</w:delText>
        </w:r>
      </w:del>
    </w:p>
    <w:p w14:paraId="6B77636D" w14:textId="4441D527" w:rsidR="00B17931" w:rsidRPr="00B17931" w:rsidDel="005D7CD2" w:rsidRDefault="00F94FDF" w:rsidP="00B17931">
      <w:pPr>
        <w:rPr>
          <w:del w:id="1736" w:author="Danni Liu" w:date="2020-06-16T10:25:00Z"/>
        </w:rPr>
      </w:pPr>
      <w:del w:id="1737" w:author="Danni Liu" w:date="2020-06-16T10:25:00Z">
        <w:r w:rsidRPr="00F94FDF" w:rsidDel="005D7CD2">
          <w:rPr>
            <w:noProof/>
          </w:rPr>
          <w:drawing>
            <wp:inline distT="0" distB="0" distL="0" distR="0" wp14:anchorId="04C8A73C" wp14:editId="20C45588">
              <wp:extent cx="6858000" cy="7061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706120"/>
                      </a:xfrm>
                      <a:prstGeom prst="rect">
                        <a:avLst/>
                      </a:prstGeom>
                    </pic:spPr>
                  </pic:pic>
                </a:graphicData>
              </a:graphic>
            </wp:inline>
          </w:drawing>
        </w:r>
      </w:del>
    </w:p>
    <w:p w14:paraId="5E2E4874" w14:textId="7AD4C65A" w:rsidR="00B17931" w:rsidDel="005D7CD2" w:rsidRDefault="00B17931" w:rsidP="00B17931">
      <w:pPr>
        <w:pStyle w:val="Heading2"/>
        <w:rPr>
          <w:del w:id="1738" w:author="Danni Liu" w:date="2020-06-16T10:25:00Z"/>
          <w:rFonts w:eastAsia="Times New Roman"/>
        </w:rPr>
      </w:pPr>
      <w:bookmarkStart w:id="1739" w:name="_Toc40807558"/>
      <w:del w:id="1740" w:author="Danni Liu" w:date="2020-06-16T10:25:00Z">
        <w:r w:rsidRPr="007A75C6" w:rsidDel="005D7CD2">
          <w:rPr>
            <w:rFonts w:eastAsia="Times New Roman"/>
          </w:rPr>
          <w:delText>J</w:delText>
        </w:r>
        <w:r w:rsidDel="005D7CD2">
          <w:rPr>
            <w:rFonts w:eastAsia="Times New Roman"/>
          </w:rPr>
          <w:delText>B</w:delText>
        </w:r>
        <w:r w:rsidRPr="007A75C6" w:rsidDel="005D7CD2">
          <w:rPr>
            <w:rFonts w:eastAsia="Times New Roman"/>
          </w:rPr>
          <w:delText>oss related Environmental variables</w:delText>
        </w:r>
        <w:bookmarkEnd w:id="1739"/>
      </w:del>
    </w:p>
    <w:p w14:paraId="309E6DB9" w14:textId="4FCA662D" w:rsidR="00D03DA0" w:rsidRPr="00D03DA0" w:rsidDel="005D7CD2" w:rsidRDefault="00D03DA0" w:rsidP="00D03DA0">
      <w:pPr>
        <w:rPr>
          <w:del w:id="1741" w:author="Danni Liu" w:date="2020-06-16T10:25:00Z"/>
        </w:rPr>
      </w:pPr>
    </w:p>
    <w:p w14:paraId="48E4150B" w14:textId="1C6F4552" w:rsidR="00B357E4" w:rsidRPr="00B357E4" w:rsidDel="005D7CD2" w:rsidRDefault="00B357E4" w:rsidP="00371E7F">
      <w:pPr>
        <w:pStyle w:val="ListParagraph"/>
        <w:numPr>
          <w:ilvl w:val="0"/>
          <w:numId w:val="6"/>
        </w:numPr>
        <w:rPr>
          <w:del w:id="1742" w:author="Danni Liu" w:date="2020-06-16T10:25:00Z"/>
          <w:rFonts w:eastAsia="Times New Roman" w:cstheme="minorHAnsi"/>
        </w:rPr>
      </w:pPr>
      <w:del w:id="1743" w:author="Danni Liu" w:date="2020-06-16T10:25:00Z">
        <w:r w:rsidRPr="00B357E4" w:rsidDel="005D7CD2">
          <w:rPr>
            <w:rFonts w:eastAsia="Times New Roman" w:cstheme="minorHAnsi"/>
          </w:rPr>
          <w:delText>Create JBOSS_HOME Environment Variable</w:delText>
        </w:r>
      </w:del>
    </w:p>
    <w:p w14:paraId="710821BB" w14:textId="7E09D4F8" w:rsidR="00F666D7" w:rsidDel="005D7CD2" w:rsidRDefault="00D03DA0" w:rsidP="00371E7F">
      <w:pPr>
        <w:pStyle w:val="ListParagraph"/>
        <w:numPr>
          <w:ilvl w:val="1"/>
          <w:numId w:val="6"/>
        </w:numPr>
        <w:rPr>
          <w:del w:id="1744" w:author="Danni Liu" w:date="2020-06-16T10:25:00Z"/>
        </w:rPr>
      </w:pPr>
      <w:del w:id="1745" w:author="Danni Liu" w:date="2020-06-16T10:25:00Z">
        <w:r w:rsidRPr="00B357E4" w:rsidDel="005D7CD2">
          <w:rPr>
            <w:rFonts w:eastAsia="Times New Roman" w:cstheme="minorHAnsi"/>
          </w:rPr>
          <w:delText>JBOSS_HOME: C:\Jboss\EAP-</w:delText>
        </w:r>
        <w:r w:rsidR="00A446A2" w:rsidDel="005D7CD2">
          <w:rPr>
            <w:rFonts w:eastAsia="Times New Roman" w:cstheme="minorHAnsi"/>
          </w:rPr>
          <w:delText>7</w:delText>
        </w:r>
        <w:r w:rsidRPr="00B357E4" w:rsidDel="005D7CD2">
          <w:rPr>
            <w:rFonts w:eastAsia="Times New Roman" w:cstheme="minorHAnsi"/>
          </w:rPr>
          <w:delText>.</w:delText>
        </w:r>
        <w:r w:rsidR="00A446A2" w:rsidDel="005D7CD2">
          <w:rPr>
            <w:rFonts w:eastAsia="Times New Roman" w:cstheme="minorHAnsi"/>
          </w:rPr>
          <w:delText>2</w:delText>
        </w:r>
        <w:r w:rsidRPr="00B357E4" w:rsidDel="005D7CD2">
          <w:rPr>
            <w:rFonts w:eastAsia="Times New Roman" w:cstheme="minorHAnsi"/>
          </w:rPr>
          <w:delText>.0</w:delText>
        </w:r>
      </w:del>
    </w:p>
    <w:p w14:paraId="600301DC" w14:textId="0C149573" w:rsidR="000B4FD0" w:rsidDel="005D7CD2" w:rsidRDefault="000B4FD0" w:rsidP="000B4FD0">
      <w:pPr>
        <w:pStyle w:val="Heading1"/>
        <w:rPr>
          <w:del w:id="1746" w:author="Danni Liu" w:date="2020-06-16T10:25:00Z"/>
        </w:rPr>
      </w:pPr>
      <w:bookmarkStart w:id="1747" w:name="_Toc40807559"/>
      <w:del w:id="1748" w:author="Danni Liu" w:date="2020-06-16T10:25:00Z">
        <w:r w:rsidDel="005D7CD2">
          <w:delText>Installation of ATG</w:delText>
        </w:r>
        <w:bookmarkEnd w:id="1747"/>
      </w:del>
    </w:p>
    <w:p w14:paraId="6E6B49BC" w14:textId="32932FE7" w:rsidR="000B4FD0" w:rsidDel="005D7CD2" w:rsidRDefault="000B4FD0" w:rsidP="000B4FD0">
      <w:pPr>
        <w:pStyle w:val="Heading2"/>
        <w:rPr>
          <w:del w:id="1749" w:author="Danni Liu" w:date="2020-06-16T10:25:00Z"/>
        </w:rPr>
      </w:pPr>
      <w:bookmarkStart w:id="1750" w:name="_Toc40807560"/>
      <w:del w:id="1751" w:author="Danni Liu" w:date="2020-06-16T10:25:00Z">
        <w:r w:rsidRPr="009E3798" w:rsidDel="005D7CD2">
          <w:delText>Installation of ATG 11.</w:delText>
        </w:r>
        <w:r w:rsidR="005C7804" w:rsidDel="005D7CD2">
          <w:delText>3.2</w:delText>
        </w:r>
        <w:r w:rsidRPr="009E3798" w:rsidDel="005D7CD2">
          <w:delText xml:space="preserve"> platform</w:delText>
        </w:r>
        <w:bookmarkEnd w:id="1750"/>
      </w:del>
    </w:p>
    <w:p w14:paraId="24F891F5" w14:textId="53A16F42" w:rsidR="00D03DA0" w:rsidDel="005D7CD2" w:rsidRDefault="00D03DA0" w:rsidP="00D03DA0">
      <w:pPr>
        <w:ind w:left="720"/>
        <w:rPr>
          <w:del w:id="1752" w:author="Danni Liu" w:date="2020-06-16T10:25:00Z"/>
        </w:rPr>
      </w:pPr>
    </w:p>
    <w:p w14:paraId="6F0423C4" w14:textId="5A9A97A1" w:rsidR="00D03DA0" w:rsidRPr="00952A36" w:rsidDel="005D7CD2" w:rsidRDefault="00D03DA0" w:rsidP="003453CF">
      <w:pPr>
        <w:ind w:left="576"/>
        <w:rPr>
          <w:del w:id="1753" w:author="Danni Liu" w:date="2020-06-16T10:25:00Z"/>
          <w:rFonts w:cstheme="minorHAnsi"/>
          <w:bCs/>
          <w:color w:val="2B333F"/>
          <w:shd w:val="clear" w:color="auto" w:fill="FFFFFF"/>
        </w:rPr>
      </w:pPr>
      <w:del w:id="1754" w:author="Danni Liu" w:date="2020-06-16T10:25:00Z">
        <w:r w:rsidDel="005D7CD2">
          <w:delText>1.</w:delText>
        </w:r>
        <w:r w:rsidRPr="00FC6D26" w:rsidDel="005D7CD2">
          <w:delText xml:space="preserve"> </w:delText>
        </w:r>
        <w:r w:rsidRPr="00FC6D26" w:rsidDel="005D7CD2">
          <w:rPr>
            <w:rFonts w:cstheme="minorHAnsi"/>
            <w:bCs/>
            <w:color w:val="2B333F"/>
            <w:shd w:val="clear" w:color="auto" w:fill="FFFFFF"/>
          </w:rPr>
          <w:delText>Run the application</w:delText>
        </w:r>
        <w:r w:rsidDel="005D7CD2">
          <w:rPr>
            <w:rFonts w:ascii="Tahoma" w:hAnsi="Tahoma" w:cs="Tahoma"/>
            <w:bCs/>
            <w:color w:val="2B333F"/>
            <w:sz w:val="17"/>
            <w:szCs w:val="17"/>
            <w:shd w:val="clear" w:color="auto" w:fill="FFFFFF"/>
          </w:rPr>
          <w:delText xml:space="preserve"> “</w:delText>
        </w:r>
        <w:r w:rsidR="005808BE" w:rsidRPr="005808BE" w:rsidDel="005D7CD2">
          <w:rPr>
            <w:rFonts w:cstheme="minorHAnsi"/>
            <w:b/>
            <w:bCs/>
            <w:color w:val="2B333F"/>
            <w:shd w:val="clear" w:color="auto" w:fill="FFFFFF"/>
          </w:rPr>
          <w:delText>OCPlatform11.3.2_21REL.exe</w:delText>
        </w:r>
        <w:r w:rsidDel="005D7CD2">
          <w:rPr>
            <w:rFonts w:cstheme="minorHAnsi"/>
            <w:bCs/>
            <w:color w:val="2B333F"/>
            <w:shd w:val="clear" w:color="auto" w:fill="FFFFFF"/>
          </w:rPr>
          <w:delText>”</w:delText>
        </w:r>
        <w:r w:rsidRPr="00952A36" w:rsidDel="005D7CD2">
          <w:rPr>
            <w:rFonts w:cstheme="minorHAnsi"/>
            <w:bCs/>
            <w:color w:val="2B333F"/>
            <w:shd w:val="clear" w:color="auto" w:fill="FFFFFF"/>
          </w:rPr>
          <w:delText xml:space="preserve"> present inside</w:delText>
        </w:r>
        <w:r w:rsidR="005808BE" w:rsidDel="005D7CD2">
          <w:rPr>
            <w:rFonts w:cstheme="minorHAnsi"/>
            <w:bCs/>
            <w:color w:val="2B333F"/>
            <w:shd w:val="clear" w:color="auto" w:fill="FFFFFF"/>
          </w:rPr>
          <w:delText xml:space="preserve"> zip archive</w:delText>
        </w:r>
        <w:r w:rsidDel="005D7CD2">
          <w:rPr>
            <w:rFonts w:ascii="Tahoma" w:hAnsi="Tahoma" w:cs="Tahoma"/>
            <w:bCs/>
            <w:color w:val="2B333F"/>
            <w:sz w:val="17"/>
            <w:szCs w:val="17"/>
            <w:shd w:val="clear" w:color="auto" w:fill="FFFFFF"/>
          </w:rPr>
          <w:delText xml:space="preserve"> </w:delText>
        </w:r>
        <w:r w:rsidR="00D67AFA" w:rsidDel="005D7CD2">
          <w:rPr>
            <w:rFonts w:cstheme="minorHAnsi"/>
            <w:b/>
            <w:bCs/>
            <w:color w:val="2B333F"/>
            <w:shd w:val="clear" w:color="auto" w:fill="FFFFFF"/>
          </w:rPr>
          <w:delText>ATG Commerce 11.3</w:delText>
        </w:r>
        <w:r w:rsidR="005808BE" w:rsidDel="005D7CD2">
          <w:rPr>
            <w:rFonts w:cstheme="minorHAnsi"/>
            <w:b/>
            <w:bCs/>
            <w:color w:val="2B333F"/>
            <w:shd w:val="clear" w:color="auto" w:fill="FFFFFF"/>
          </w:rPr>
          <w:delText>.zip</w:delText>
        </w:r>
      </w:del>
    </w:p>
    <w:p w14:paraId="0CDD0626" w14:textId="7915B07B" w:rsidR="00D03DA0" w:rsidDel="005D7CD2" w:rsidRDefault="005808BE" w:rsidP="00675FC6">
      <w:pPr>
        <w:ind w:left="1440"/>
        <w:rPr>
          <w:del w:id="1755" w:author="Danni Liu" w:date="2020-06-16T10:25:00Z"/>
        </w:rPr>
      </w:pPr>
      <w:del w:id="1756" w:author="Danni Liu" w:date="2020-06-16T10:25:00Z">
        <w:r w:rsidRPr="005808BE" w:rsidDel="005D7CD2">
          <w:rPr>
            <w:noProof/>
          </w:rPr>
          <w:drawing>
            <wp:inline distT="0" distB="0" distL="0" distR="0" wp14:anchorId="271206BE" wp14:editId="799973AC">
              <wp:extent cx="4198984" cy="18899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8984" cy="1889924"/>
                      </a:xfrm>
                      <a:prstGeom prst="rect">
                        <a:avLst/>
                      </a:prstGeom>
                    </pic:spPr>
                  </pic:pic>
                </a:graphicData>
              </a:graphic>
            </wp:inline>
          </w:drawing>
        </w:r>
      </w:del>
    </w:p>
    <w:p w14:paraId="1641A1AB" w14:textId="7D6B0400" w:rsidR="00D03DA0" w:rsidRPr="003453CF" w:rsidDel="005D7CD2" w:rsidRDefault="00D03DA0" w:rsidP="00371E7F">
      <w:pPr>
        <w:pStyle w:val="ListParagraph"/>
        <w:numPr>
          <w:ilvl w:val="0"/>
          <w:numId w:val="6"/>
        </w:numPr>
        <w:rPr>
          <w:del w:id="1757" w:author="Danni Liu" w:date="2020-06-16T10:25:00Z"/>
          <w:rFonts w:eastAsia="Times New Roman" w:cs="Times New Roman"/>
        </w:rPr>
      </w:pPr>
      <w:del w:id="1758" w:author="Danni Liu" w:date="2020-06-16T10:25:00Z">
        <w:r w:rsidRPr="003453CF" w:rsidDel="005D7CD2">
          <w:rPr>
            <w:rFonts w:eastAsia="Times New Roman" w:cs="Times New Roman"/>
          </w:rPr>
          <w:delText>Select the language and Click ok</w:delText>
        </w:r>
        <w:r w:rsidR="003453CF" w:rsidDel="005D7CD2">
          <w:rPr>
            <w:rFonts w:eastAsia="Times New Roman" w:cs="Times New Roman"/>
          </w:rPr>
          <w:delText>, then next</w:delText>
        </w:r>
      </w:del>
    </w:p>
    <w:p w14:paraId="6EE3E9FF" w14:textId="7626BFB7" w:rsidR="003453CF" w:rsidRPr="003453CF" w:rsidDel="005D7CD2" w:rsidRDefault="003453CF" w:rsidP="003453CF">
      <w:pPr>
        <w:pStyle w:val="ListParagraph"/>
        <w:ind w:left="792"/>
        <w:rPr>
          <w:del w:id="1759" w:author="Danni Liu" w:date="2020-06-16T10:25:00Z"/>
          <w:rFonts w:eastAsia="Times New Roman" w:cs="Times New Roman"/>
        </w:rPr>
      </w:pPr>
      <w:del w:id="1760" w:author="Danni Liu" w:date="2020-06-16T10:25:00Z">
        <w:r w:rsidRPr="003453CF" w:rsidDel="005D7CD2">
          <w:rPr>
            <w:rFonts w:eastAsia="Times New Roman" w:cs="Times New Roman"/>
            <w:noProof/>
          </w:rPr>
          <w:drawing>
            <wp:inline distT="0" distB="0" distL="0" distR="0" wp14:anchorId="0EF786B9" wp14:editId="48F816C9">
              <wp:extent cx="4077053" cy="357409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77053" cy="3574090"/>
                      </a:xfrm>
                      <a:prstGeom prst="rect">
                        <a:avLst/>
                      </a:prstGeom>
                    </pic:spPr>
                  </pic:pic>
                </a:graphicData>
              </a:graphic>
            </wp:inline>
          </w:drawing>
        </w:r>
      </w:del>
    </w:p>
    <w:p w14:paraId="3894C36A" w14:textId="07DEE778" w:rsidR="00D03DA0" w:rsidDel="005D7CD2" w:rsidRDefault="003453CF" w:rsidP="00D03DA0">
      <w:pPr>
        <w:jc w:val="center"/>
        <w:rPr>
          <w:del w:id="1761" w:author="Danni Liu" w:date="2020-06-16T10:25:00Z"/>
          <w:rFonts w:eastAsia="Times New Roman" w:cs="Times New Roman"/>
        </w:rPr>
      </w:pPr>
      <w:del w:id="1762" w:author="Danni Liu" w:date="2020-06-16T10:25:00Z">
        <w:r w:rsidDel="005D7CD2">
          <w:rPr>
            <w:noProof/>
          </w:rPr>
          <w:drawing>
            <wp:inline distT="0" distB="0" distL="0" distR="0" wp14:anchorId="708F03F8" wp14:editId="399830F6">
              <wp:extent cx="5686425" cy="408985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5120" cy="4096106"/>
                      </a:xfrm>
                      <a:prstGeom prst="rect">
                        <a:avLst/>
                      </a:prstGeom>
                    </pic:spPr>
                  </pic:pic>
                </a:graphicData>
              </a:graphic>
            </wp:inline>
          </w:drawing>
        </w:r>
      </w:del>
    </w:p>
    <w:p w14:paraId="3E198303" w14:textId="03074803" w:rsidR="00D03DA0" w:rsidDel="005D7CD2" w:rsidRDefault="00D03DA0" w:rsidP="00371E7F">
      <w:pPr>
        <w:pStyle w:val="ListParagraph"/>
        <w:numPr>
          <w:ilvl w:val="0"/>
          <w:numId w:val="5"/>
        </w:numPr>
        <w:rPr>
          <w:del w:id="1763" w:author="Danni Liu" w:date="2020-06-16T10:25:00Z"/>
          <w:rFonts w:eastAsia="Times New Roman" w:cs="Times New Roman"/>
        </w:rPr>
      </w:pPr>
      <w:del w:id="1764" w:author="Danni Liu" w:date="2020-06-16T10:25:00Z">
        <w:r w:rsidRPr="003453CF" w:rsidDel="005D7CD2">
          <w:rPr>
            <w:rFonts w:eastAsia="Times New Roman" w:cs="Times New Roman"/>
          </w:rPr>
          <w:delText>Accept the license agreement and click next</w:delText>
        </w:r>
      </w:del>
    </w:p>
    <w:p w14:paraId="73C3EB32" w14:textId="550C7B0E" w:rsidR="003453CF" w:rsidDel="005D7CD2" w:rsidRDefault="003453CF" w:rsidP="003453CF">
      <w:pPr>
        <w:ind w:left="936"/>
        <w:rPr>
          <w:del w:id="1765" w:author="Danni Liu" w:date="2020-06-16T10:25:00Z"/>
          <w:rFonts w:eastAsia="Times New Roman" w:cs="Times New Roman"/>
        </w:rPr>
      </w:pPr>
      <w:del w:id="1766" w:author="Danni Liu" w:date="2020-06-16T10:25:00Z">
        <w:r w:rsidDel="005D7CD2">
          <w:rPr>
            <w:noProof/>
          </w:rPr>
          <w:drawing>
            <wp:inline distT="0" distB="0" distL="0" distR="0" wp14:anchorId="1E9B2E8D" wp14:editId="4255A141">
              <wp:extent cx="5686425" cy="392096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4945" cy="3926835"/>
                      </a:xfrm>
                      <a:prstGeom prst="rect">
                        <a:avLst/>
                      </a:prstGeom>
                    </pic:spPr>
                  </pic:pic>
                </a:graphicData>
              </a:graphic>
            </wp:inline>
          </w:drawing>
        </w:r>
      </w:del>
    </w:p>
    <w:p w14:paraId="3E22C697" w14:textId="6A7C0EE3" w:rsidR="00D03DA0" w:rsidDel="005D7CD2" w:rsidRDefault="00D03DA0" w:rsidP="00371E7F">
      <w:pPr>
        <w:pStyle w:val="ListParagraph"/>
        <w:numPr>
          <w:ilvl w:val="0"/>
          <w:numId w:val="5"/>
        </w:numPr>
        <w:rPr>
          <w:del w:id="1767" w:author="Danni Liu" w:date="2020-06-16T10:25:00Z"/>
          <w:rFonts w:eastAsia="Times New Roman" w:cs="Times New Roman"/>
        </w:rPr>
      </w:pPr>
      <w:del w:id="1768" w:author="Danni Liu" w:date="2020-06-16T10:25:00Z">
        <w:r w:rsidRPr="003453CF" w:rsidDel="005D7CD2">
          <w:rPr>
            <w:rFonts w:eastAsia="Times New Roman" w:cs="Times New Roman"/>
          </w:rPr>
          <w:delText>Give path for atg installation and click next</w:delText>
        </w:r>
      </w:del>
    </w:p>
    <w:p w14:paraId="57295836" w14:textId="2E18DC8B" w:rsidR="003453CF" w:rsidRPr="003453CF" w:rsidDel="005D7CD2" w:rsidRDefault="003453CF" w:rsidP="003453CF">
      <w:pPr>
        <w:pStyle w:val="ListParagraph"/>
        <w:ind w:left="936"/>
        <w:rPr>
          <w:del w:id="1769" w:author="Danni Liu" w:date="2020-06-16T10:25:00Z"/>
          <w:rFonts w:eastAsia="Times New Roman" w:cs="Times New Roman"/>
        </w:rPr>
      </w:pPr>
      <w:del w:id="1770" w:author="Danni Liu" w:date="2020-06-16T10:25:00Z">
        <w:r w:rsidDel="005D7CD2">
          <w:rPr>
            <w:noProof/>
          </w:rPr>
          <w:drawing>
            <wp:inline distT="0" distB="0" distL="0" distR="0" wp14:anchorId="6A17FFC5" wp14:editId="35BC1B82">
              <wp:extent cx="5637966" cy="3959225"/>
              <wp:effectExtent l="0" t="0" r="127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2581" cy="3969488"/>
                      </a:xfrm>
                      <a:prstGeom prst="rect">
                        <a:avLst/>
                      </a:prstGeom>
                    </pic:spPr>
                  </pic:pic>
                </a:graphicData>
              </a:graphic>
            </wp:inline>
          </w:drawing>
        </w:r>
      </w:del>
    </w:p>
    <w:p w14:paraId="6829E2C9" w14:textId="6992A911" w:rsidR="00D03DA0" w:rsidRPr="003453CF" w:rsidDel="005D7CD2" w:rsidRDefault="00D03DA0" w:rsidP="00371E7F">
      <w:pPr>
        <w:pStyle w:val="ListParagraph"/>
        <w:numPr>
          <w:ilvl w:val="0"/>
          <w:numId w:val="5"/>
        </w:numPr>
        <w:ind w:left="936"/>
        <w:rPr>
          <w:del w:id="1771" w:author="Danni Liu" w:date="2020-06-16T10:25:00Z"/>
          <w:rFonts w:eastAsia="Times New Roman" w:cs="Times New Roman"/>
        </w:rPr>
      </w:pPr>
      <w:del w:id="1772" w:author="Danni Liu" w:date="2020-06-16T10:25:00Z">
        <w:r w:rsidRPr="003453CF" w:rsidDel="005D7CD2">
          <w:rPr>
            <w:rFonts w:eastAsia="Times New Roman" w:cs="Times New Roman"/>
          </w:rPr>
          <w:delText>Click on “Select All” button and click next</w:delText>
        </w:r>
        <w:r w:rsidR="003453CF" w:rsidDel="005D7CD2">
          <w:rPr>
            <w:noProof/>
          </w:rPr>
          <w:drawing>
            <wp:inline distT="0" distB="0" distL="0" distR="0" wp14:anchorId="0C781622" wp14:editId="75F5C9E6">
              <wp:extent cx="5604920" cy="39408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1897" cy="3945715"/>
                      </a:xfrm>
                      <a:prstGeom prst="rect">
                        <a:avLst/>
                      </a:prstGeom>
                    </pic:spPr>
                  </pic:pic>
                </a:graphicData>
              </a:graphic>
            </wp:inline>
          </w:drawing>
        </w:r>
      </w:del>
    </w:p>
    <w:p w14:paraId="29EE2AB0" w14:textId="3A6CCE76" w:rsidR="003453CF" w:rsidRPr="003453CF" w:rsidDel="005D7CD2" w:rsidRDefault="003453CF" w:rsidP="003453CF">
      <w:pPr>
        <w:pStyle w:val="ListParagraph"/>
        <w:ind w:left="1296"/>
        <w:rPr>
          <w:del w:id="1773" w:author="Danni Liu" w:date="2020-06-16T10:25:00Z"/>
          <w:rFonts w:eastAsia="Times New Roman" w:cs="Times New Roman"/>
        </w:rPr>
      </w:pPr>
    </w:p>
    <w:p w14:paraId="30E86A78" w14:textId="63C4EDFC" w:rsidR="00D03DA0" w:rsidDel="005D7CD2" w:rsidRDefault="00D03DA0" w:rsidP="00371E7F">
      <w:pPr>
        <w:pStyle w:val="ListParagraph"/>
        <w:numPr>
          <w:ilvl w:val="0"/>
          <w:numId w:val="5"/>
        </w:numPr>
        <w:rPr>
          <w:del w:id="1774" w:author="Danni Liu" w:date="2020-06-16T10:25:00Z"/>
          <w:rFonts w:eastAsia="Times New Roman" w:cs="Times New Roman"/>
        </w:rPr>
      </w:pPr>
      <w:del w:id="1775" w:author="Danni Liu" w:date="2020-06-16T10:25:00Z">
        <w:r w:rsidRPr="003453CF" w:rsidDel="005D7CD2">
          <w:rPr>
            <w:rFonts w:eastAsia="Times New Roman" w:cs="Times New Roman"/>
          </w:rPr>
          <w:delText>Select “Jboss” radio button and Click next</w:delText>
        </w:r>
      </w:del>
    </w:p>
    <w:p w14:paraId="5F4950D6" w14:textId="313D5F8C" w:rsidR="003453CF" w:rsidRPr="003453CF" w:rsidDel="005D7CD2" w:rsidRDefault="003453CF" w:rsidP="003453CF">
      <w:pPr>
        <w:pStyle w:val="ListParagraph"/>
        <w:ind w:left="936"/>
        <w:rPr>
          <w:del w:id="1776" w:author="Danni Liu" w:date="2020-06-16T10:25:00Z"/>
          <w:rFonts w:eastAsia="Times New Roman" w:cs="Times New Roman"/>
        </w:rPr>
      </w:pPr>
      <w:del w:id="1777" w:author="Danni Liu" w:date="2020-06-16T10:25:00Z">
        <w:r w:rsidDel="005D7CD2">
          <w:rPr>
            <w:noProof/>
          </w:rPr>
          <w:drawing>
            <wp:inline distT="0" distB="0" distL="0" distR="0" wp14:anchorId="714F7B8E" wp14:editId="1143F24C">
              <wp:extent cx="5600700" cy="3956990"/>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28888" cy="3976906"/>
                      </a:xfrm>
                      <a:prstGeom prst="rect">
                        <a:avLst/>
                      </a:prstGeom>
                    </pic:spPr>
                  </pic:pic>
                </a:graphicData>
              </a:graphic>
            </wp:inline>
          </w:drawing>
        </w:r>
      </w:del>
    </w:p>
    <w:p w14:paraId="1AAF1A61" w14:textId="54A106AF" w:rsidR="00D03DA0" w:rsidDel="005D7CD2" w:rsidRDefault="00D03DA0" w:rsidP="00371E7F">
      <w:pPr>
        <w:pStyle w:val="ListParagraph"/>
        <w:numPr>
          <w:ilvl w:val="0"/>
          <w:numId w:val="5"/>
        </w:numPr>
        <w:rPr>
          <w:del w:id="1778" w:author="Danni Liu" w:date="2020-06-16T10:25:00Z"/>
          <w:rFonts w:eastAsia="Times New Roman" w:cs="Times New Roman"/>
        </w:rPr>
      </w:pPr>
      <w:del w:id="1779" w:author="Danni Liu" w:date="2020-06-16T10:25:00Z">
        <w:r w:rsidRPr="003453CF" w:rsidDel="005D7CD2">
          <w:rPr>
            <w:rFonts w:eastAsia="Times New Roman" w:cs="Times New Roman"/>
          </w:rPr>
          <w:delText>Give Jboss home path and click next</w:delText>
        </w:r>
      </w:del>
    </w:p>
    <w:p w14:paraId="4A93BFA6" w14:textId="7A4C223D" w:rsidR="003453CF" w:rsidDel="005D7CD2" w:rsidRDefault="003453CF" w:rsidP="003453CF">
      <w:pPr>
        <w:pStyle w:val="ListParagraph"/>
        <w:ind w:left="936"/>
        <w:rPr>
          <w:del w:id="1780" w:author="Danni Liu" w:date="2020-06-16T10:25:00Z"/>
          <w:rFonts w:eastAsia="Times New Roman" w:cs="Times New Roman"/>
        </w:rPr>
      </w:pPr>
      <w:del w:id="1781" w:author="Danni Liu" w:date="2020-06-16T10:25:00Z">
        <w:r w:rsidDel="005D7CD2">
          <w:rPr>
            <w:noProof/>
          </w:rPr>
          <w:drawing>
            <wp:inline distT="0" distB="0" distL="0" distR="0" wp14:anchorId="76B2FCE3" wp14:editId="4B9C81E8">
              <wp:extent cx="5600700" cy="39468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05206" cy="3949993"/>
                      </a:xfrm>
                      <a:prstGeom prst="rect">
                        <a:avLst/>
                      </a:prstGeom>
                    </pic:spPr>
                  </pic:pic>
                </a:graphicData>
              </a:graphic>
            </wp:inline>
          </w:drawing>
        </w:r>
      </w:del>
    </w:p>
    <w:p w14:paraId="212C16ED" w14:textId="55CA7B11" w:rsidR="002959CD" w:rsidDel="005D7CD2" w:rsidRDefault="002959CD" w:rsidP="003453CF">
      <w:pPr>
        <w:pStyle w:val="ListParagraph"/>
        <w:ind w:left="936"/>
        <w:rPr>
          <w:del w:id="1782" w:author="Danni Liu" w:date="2020-06-16T10:25:00Z"/>
          <w:rFonts w:eastAsia="Times New Roman" w:cs="Times New Roman"/>
        </w:rPr>
      </w:pPr>
    </w:p>
    <w:p w14:paraId="337850D9" w14:textId="15A9FC63" w:rsidR="002959CD" w:rsidRPr="003453CF" w:rsidDel="005D7CD2" w:rsidRDefault="002959CD" w:rsidP="00371E7F">
      <w:pPr>
        <w:pStyle w:val="ListParagraph"/>
        <w:numPr>
          <w:ilvl w:val="0"/>
          <w:numId w:val="5"/>
        </w:numPr>
        <w:rPr>
          <w:del w:id="1783" w:author="Danni Liu" w:date="2020-06-16T10:25:00Z"/>
          <w:rFonts w:eastAsia="Times New Roman" w:cs="Times New Roman"/>
        </w:rPr>
      </w:pPr>
      <w:del w:id="1784" w:author="Danni Liu" w:date="2020-06-16T10:25:00Z">
        <w:r w:rsidDel="005D7CD2">
          <w:rPr>
            <w:rFonts w:eastAsia="Times New Roman" w:cs="Times New Roman"/>
          </w:rPr>
          <w:delText>Click Install, and dismiss the popup warning. Click Done when the installation is complete</w:delText>
        </w:r>
      </w:del>
    </w:p>
    <w:p w14:paraId="29C26B00" w14:textId="245CE0D7" w:rsidR="00D03DA0" w:rsidDel="005D7CD2" w:rsidRDefault="002959CD" w:rsidP="00D03DA0">
      <w:pPr>
        <w:jc w:val="center"/>
        <w:rPr>
          <w:del w:id="1785" w:author="Danni Liu" w:date="2020-06-16T10:25:00Z"/>
          <w:rFonts w:eastAsia="Times New Roman" w:cs="Times New Roman"/>
        </w:rPr>
      </w:pPr>
      <w:del w:id="1786" w:author="Danni Liu" w:date="2020-06-16T10:25:00Z">
        <w:r w:rsidDel="005D7CD2">
          <w:rPr>
            <w:noProof/>
          </w:rPr>
          <w:drawing>
            <wp:inline distT="0" distB="0" distL="0" distR="0" wp14:anchorId="4E307B6B" wp14:editId="34FBA56B">
              <wp:extent cx="5591175" cy="39329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0996" cy="3946880"/>
                      </a:xfrm>
                      <a:prstGeom prst="rect">
                        <a:avLst/>
                      </a:prstGeom>
                    </pic:spPr>
                  </pic:pic>
                </a:graphicData>
              </a:graphic>
            </wp:inline>
          </w:drawing>
        </w:r>
      </w:del>
    </w:p>
    <w:p w14:paraId="228FB47F" w14:textId="52430868" w:rsidR="002959CD" w:rsidDel="005D7CD2" w:rsidRDefault="002959CD" w:rsidP="00D03DA0">
      <w:pPr>
        <w:jc w:val="center"/>
        <w:rPr>
          <w:del w:id="1787" w:author="Danni Liu" w:date="2020-06-16T10:25:00Z"/>
          <w:rFonts w:eastAsia="Times New Roman" w:cs="Times New Roman"/>
        </w:rPr>
      </w:pPr>
      <w:del w:id="1788" w:author="Danni Liu" w:date="2020-06-16T10:25:00Z">
        <w:r w:rsidDel="005D7CD2">
          <w:rPr>
            <w:noProof/>
          </w:rPr>
          <w:drawing>
            <wp:inline distT="0" distB="0" distL="0" distR="0" wp14:anchorId="3505C2C7" wp14:editId="390E1C04">
              <wp:extent cx="5648325" cy="40232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59329" cy="4031063"/>
                      </a:xfrm>
                      <a:prstGeom prst="rect">
                        <a:avLst/>
                      </a:prstGeom>
                    </pic:spPr>
                  </pic:pic>
                </a:graphicData>
              </a:graphic>
            </wp:inline>
          </w:drawing>
        </w:r>
      </w:del>
    </w:p>
    <w:p w14:paraId="7E0C2946" w14:textId="74639E47" w:rsidR="00D03DA0" w:rsidDel="005D7CD2" w:rsidRDefault="002959CD" w:rsidP="00D03DA0">
      <w:pPr>
        <w:jc w:val="center"/>
        <w:rPr>
          <w:del w:id="1789" w:author="Danni Liu" w:date="2020-06-16T10:25:00Z"/>
          <w:rFonts w:eastAsia="Times New Roman" w:cs="Times New Roman"/>
        </w:rPr>
      </w:pPr>
      <w:del w:id="1790" w:author="Danni Liu" w:date="2020-06-16T10:25:00Z">
        <w:r w:rsidDel="005D7CD2">
          <w:rPr>
            <w:noProof/>
          </w:rPr>
          <w:drawing>
            <wp:inline distT="0" distB="0" distL="0" distR="0" wp14:anchorId="6D55A97B" wp14:editId="0A53C055">
              <wp:extent cx="5943600" cy="41522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152265"/>
                      </a:xfrm>
                      <a:prstGeom prst="rect">
                        <a:avLst/>
                      </a:prstGeom>
                    </pic:spPr>
                  </pic:pic>
                </a:graphicData>
              </a:graphic>
            </wp:inline>
          </w:drawing>
        </w:r>
      </w:del>
    </w:p>
    <w:p w14:paraId="33986B06" w14:textId="2CBBF577" w:rsidR="00D03DA0" w:rsidRPr="00D03DA0" w:rsidDel="005D7CD2" w:rsidRDefault="00D03DA0" w:rsidP="00D03DA0">
      <w:pPr>
        <w:rPr>
          <w:del w:id="1791" w:author="Danni Liu" w:date="2020-06-16T10:25:00Z"/>
        </w:rPr>
      </w:pPr>
    </w:p>
    <w:p w14:paraId="794EA41C" w14:textId="4B04EE1D" w:rsidR="006F14A4" w:rsidDel="005D7CD2" w:rsidRDefault="000B4FD0" w:rsidP="006F14A4">
      <w:pPr>
        <w:pStyle w:val="Heading2"/>
        <w:rPr>
          <w:del w:id="1792" w:author="Danni Liu" w:date="2020-06-16T10:25:00Z"/>
        </w:rPr>
      </w:pPr>
      <w:bookmarkStart w:id="1793" w:name="_Toc40807561"/>
      <w:del w:id="1794" w:author="Danni Liu" w:date="2020-06-16T10:25:00Z">
        <w:r w:rsidDel="005D7CD2">
          <w:delText>Install ACC 11.</w:delText>
        </w:r>
        <w:r w:rsidR="00A87DF0" w:rsidDel="005D7CD2">
          <w:delText>3.</w:delText>
        </w:r>
        <w:r w:rsidDel="005D7CD2">
          <w:delText>2</w:delText>
        </w:r>
        <w:bookmarkEnd w:id="1793"/>
      </w:del>
    </w:p>
    <w:p w14:paraId="58FACBB1" w14:textId="172FA9BA" w:rsidR="00690B1B" w:rsidDel="005D7CD2" w:rsidRDefault="00690B1B" w:rsidP="00690B1B">
      <w:pPr>
        <w:rPr>
          <w:del w:id="1795" w:author="Danni Liu" w:date="2020-06-16T10:25:00Z"/>
        </w:rPr>
      </w:pPr>
    </w:p>
    <w:p w14:paraId="28653984" w14:textId="7A09EB5E" w:rsidR="00690B1B" w:rsidDel="005D7CD2" w:rsidRDefault="00690B1B" w:rsidP="00371E7F">
      <w:pPr>
        <w:pStyle w:val="ListParagraph"/>
        <w:numPr>
          <w:ilvl w:val="0"/>
          <w:numId w:val="12"/>
        </w:numPr>
        <w:rPr>
          <w:del w:id="1796" w:author="Danni Liu" w:date="2020-06-16T10:25:00Z"/>
        </w:rPr>
      </w:pPr>
      <w:del w:id="1797" w:author="Danni Liu" w:date="2020-06-16T10:25:00Z">
        <w:r w:rsidDel="005D7CD2">
          <w:delText xml:space="preserve">Run the </w:delText>
        </w:r>
        <w:r w:rsidRPr="00690B1B" w:rsidDel="005D7CD2">
          <w:delText>OCACC11.</w:delText>
        </w:r>
        <w:r w:rsidR="003D7368" w:rsidDel="005D7CD2">
          <w:delText>3.</w:delText>
        </w:r>
        <w:r w:rsidRPr="00690B1B" w:rsidDel="005D7CD2">
          <w:delText>2</w:delText>
        </w:r>
        <w:r w:rsidR="003D7368" w:rsidDel="005D7CD2">
          <w:delText>_21REL</w:delText>
        </w:r>
        <w:r w:rsidDel="005D7CD2">
          <w:delText>.exe file after unzipping the ACC11.</w:delText>
        </w:r>
        <w:r w:rsidR="003D7368" w:rsidDel="005D7CD2">
          <w:delText>3.</w:delText>
        </w:r>
        <w:r w:rsidDel="005D7CD2">
          <w:delText xml:space="preserve">2.zip </w:delText>
        </w:r>
      </w:del>
    </w:p>
    <w:p w14:paraId="4E5C4C3A" w14:textId="69977799" w:rsidR="00690B1B" w:rsidDel="005D7CD2" w:rsidRDefault="00690B1B" w:rsidP="00690B1B">
      <w:pPr>
        <w:pStyle w:val="ListParagraph"/>
        <w:rPr>
          <w:del w:id="1798" w:author="Danni Liu" w:date="2020-06-16T10:25:00Z"/>
        </w:rPr>
      </w:pPr>
    </w:p>
    <w:p w14:paraId="45E52DA7" w14:textId="6F932550" w:rsidR="00690B1B" w:rsidDel="005D7CD2" w:rsidRDefault="003D7368" w:rsidP="00690B1B">
      <w:pPr>
        <w:pStyle w:val="ListParagraph"/>
        <w:rPr>
          <w:del w:id="1799" w:author="Danni Liu" w:date="2020-06-16T10:25:00Z"/>
        </w:rPr>
      </w:pPr>
      <w:del w:id="1800" w:author="Danni Liu" w:date="2020-06-16T10:25:00Z">
        <w:r w:rsidRPr="003D7368" w:rsidDel="005D7CD2">
          <w:rPr>
            <w:noProof/>
          </w:rPr>
          <w:drawing>
            <wp:inline distT="0" distB="0" distL="0" distR="0" wp14:anchorId="4A063F0A" wp14:editId="6CAD4B61">
              <wp:extent cx="3040380" cy="2616816"/>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9311" cy="2633110"/>
                      </a:xfrm>
                      <a:prstGeom prst="rect">
                        <a:avLst/>
                      </a:prstGeom>
                    </pic:spPr>
                  </pic:pic>
                </a:graphicData>
              </a:graphic>
            </wp:inline>
          </w:drawing>
        </w:r>
      </w:del>
    </w:p>
    <w:p w14:paraId="04153EAE" w14:textId="7B0B6B90" w:rsidR="00A97848" w:rsidDel="005D7CD2" w:rsidRDefault="00A97848" w:rsidP="00690B1B">
      <w:pPr>
        <w:pStyle w:val="ListParagraph"/>
        <w:rPr>
          <w:del w:id="1801" w:author="Danni Liu" w:date="2020-06-16T10:25:00Z"/>
        </w:rPr>
      </w:pPr>
    </w:p>
    <w:p w14:paraId="3E1258FA" w14:textId="454D8B86" w:rsidR="00A97848" w:rsidDel="005D7CD2" w:rsidRDefault="00A97848" w:rsidP="00371E7F">
      <w:pPr>
        <w:pStyle w:val="ListParagraph"/>
        <w:numPr>
          <w:ilvl w:val="0"/>
          <w:numId w:val="12"/>
        </w:numPr>
        <w:rPr>
          <w:del w:id="1802" w:author="Danni Liu" w:date="2020-06-16T10:25:00Z"/>
        </w:rPr>
      </w:pPr>
      <w:del w:id="1803" w:author="Danni Liu" w:date="2020-06-16T10:25:00Z">
        <w:r w:rsidDel="005D7CD2">
          <w:delText>Accept the terms of the license agreement, select the destination folder for the ACC. The default is</w:delText>
        </w:r>
        <w:r w:rsidRPr="00DE6BD4" w:rsidDel="005D7CD2">
          <w:delText> C:\ATG\ACC11.</w:delText>
        </w:r>
        <w:r w:rsidR="003D7368" w:rsidDel="005D7CD2">
          <w:delText>3.</w:delText>
        </w:r>
        <w:r w:rsidRPr="00DE6BD4" w:rsidDel="005D7CD2">
          <w:delText>2</w:delText>
        </w:r>
        <w:r w:rsidDel="005D7CD2">
          <w:delText>. Click</w:delText>
        </w:r>
        <w:r w:rsidRPr="00DE6BD4" w:rsidDel="005D7CD2">
          <w:delText> Browse </w:delText>
        </w:r>
        <w:r w:rsidDel="005D7CD2">
          <w:delText>to specify a different directory.</w:delText>
        </w:r>
      </w:del>
    </w:p>
    <w:p w14:paraId="60EC3866" w14:textId="4AEE5C6F" w:rsidR="00DE6BD4" w:rsidDel="005D7CD2" w:rsidRDefault="00DE6BD4" w:rsidP="00DE6BD4">
      <w:pPr>
        <w:pStyle w:val="ListParagraph"/>
        <w:rPr>
          <w:del w:id="1804" w:author="Danni Liu" w:date="2020-06-16T10:25:00Z"/>
        </w:rPr>
      </w:pPr>
    </w:p>
    <w:p w14:paraId="613C8921" w14:textId="230CD8F8" w:rsidR="00DE6BD4" w:rsidDel="005D7CD2" w:rsidRDefault="00DE6BD4" w:rsidP="00371E7F">
      <w:pPr>
        <w:pStyle w:val="ListParagraph"/>
        <w:numPr>
          <w:ilvl w:val="0"/>
          <w:numId w:val="12"/>
        </w:numPr>
        <w:rPr>
          <w:del w:id="1805" w:author="Danni Liu" w:date="2020-06-16T10:25:00Z"/>
        </w:rPr>
      </w:pPr>
      <w:del w:id="1806" w:author="Danni Liu" w:date="2020-06-16T10:25:00Z">
        <w:r w:rsidRPr="00DE6BD4" w:rsidDel="005D7CD2">
          <w:delText>The installer displays the settings you selected. Review the setup information and click Next to start the installation, or Back to change any of the settings.</w:delText>
        </w:r>
      </w:del>
    </w:p>
    <w:p w14:paraId="6A659C4A" w14:textId="3EEC6B26" w:rsidR="00DE6BD4" w:rsidDel="005D7CD2" w:rsidRDefault="00DE6BD4" w:rsidP="00DE6BD4">
      <w:pPr>
        <w:pStyle w:val="ListParagraph"/>
        <w:rPr>
          <w:del w:id="1807" w:author="Danni Liu" w:date="2020-06-16T10:25:00Z"/>
        </w:rPr>
      </w:pPr>
    </w:p>
    <w:p w14:paraId="5729B2E6" w14:textId="48D531D9" w:rsidR="00B34F77" w:rsidDel="005D7CD2" w:rsidRDefault="00B34F77" w:rsidP="00DE6BD4">
      <w:pPr>
        <w:pStyle w:val="ListParagraph"/>
        <w:rPr>
          <w:del w:id="1808" w:author="Danni Liu" w:date="2020-06-16T10:25:00Z"/>
        </w:rPr>
      </w:pPr>
      <w:del w:id="1809" w:author="Danni Liu" w:date="2020-06-16T10:25:00Z">
        <w:r w:rsidDel="005D7CD2">
          <w:delText>Once installation is completed updated the startClient.bat to use JDK8 by following the below step</w:delText>
        </w:r>
      </w:del>
    </w:p>
    <w:p w14:paraId="75C11098" w14:textId="35E6332A" w:rsidR="00DE6BD4" w:rsidDel="005D7CD2" w:rsidRDefault="00DE6BD4" w:rsidP="00DE6BD4">
      <w:pPr>
        <w:pStyle w:val="ListParagraph"/>
        <w:rPr>
          <w:del w:id="1810" w:author="Danni Liu" w:date="2020-06-16T10:25:00Z"/>
        </w:rPr>
      </w:pPr>
    </w:p>
    <w:p w14:paraId="0AA69EC5" w14:textId="0E5DCA3D" w:rsidR="00B34F77" w:rsidRPr="00B34F77" w:rsidDel="005D7CD2" w:rsidRDefault="00DE6BD4" w:rsidP="00371E7F">
      <w:pPr>
        <w:pStyle w:val="ListParagraph"/>
        <w:numPr>
          <w:ilvl w:val="0"/>
          <w:numId w:val="12"/>
        </w:numPr>
        <w:rPr>
          <w:del w:id="1811" w:author="Danni Liu" w:date="2020-06-16T10:25:00Z"/>
          <w:rFonts w:ascii="Courier New" w:hAnsi="Courier New" w:cs="Courier New"/>
          <w:sz w:val="18"/>
          <w:szCs w:val="18"/>
        </w:rPr>
      </w:pPr>
      <w:del w:id="1812" w:author="Danni Liu" w:date="2020-06-16T10:25:00Z">
        <w:r w:rsidDel="005D7CD2">
          <w:delText xml:space="preserve">Navigate to the ACC_HOME/bin and update the startClient.bat </w:delText>
        </w:r>
      </w:del>
    </w:p>
    <w:p w14:paraId="35258F4F" w14:textId="3F244B05" w:rsidR="00B34F77" w:rsidDel="005D7CD2" w:rsidRDefault="00B34F77" w:rsidP="00B34F77">
      <w:pPr>
        <w:pStyle w:val="ListParagraph"/>
        <w:rPr>
          <w:del w:id="1813" w:author="Danni Liu" w:date="2020-06-16T10:25:00Z"/>
        </w:rPr>
      </w:pPr>
    </w:p>
    <w:p w14:paraId="7CF795D3" w14:textId="47401B7D" w:rsidR="00B34F77" w:rsidRPr="00B34F77" w:rsidDel="005D7CD2" w:rsidRDefault="00B34F77" w:rsidP="00B34F77">
      <w:pPr>
        <w:pStyle w:val="ListParagraph"/>
        <w:rPr>
          <w:del w:id="1814" w:author="Danni Liu" w:date="2020-06-16T10:25:00Z"/>
          <w:rFonts w:ascii="Courier New" w:hAnsi="Courier New" w:cs="Courier New"/>
          <w:sz w:val="18"/>
          <w:szCs w:val="18"/>
        </w:rPr>
      </w:pPr>
      <w:del w:id="1815" w:author="Danni Liu" w:date="2020-06-16T10:25:00Z">
        <w:r w:rsidDel="005D7CD2">
          <w:delText>Remove the line stroked off below OR append REM at the beginning of the line</w:delText>
        </w:r>
      </w:del>
    </w:p>
    <w:p w14:paraId="413BAE79" w14:textId="016B62E8" w:rsidR="00B34F77" w:rsidDel="005D7CD2" w:rsidRDefault="00B34F77" w:rsidP="00B34F77">
      <w:pPr>
        <w:pStyle w:val="ListParagraph"/>
        <w:rPr>
          <w:del w:id="1816" w:author="Danni Liu" w:date="2020-06-16T10:25:00Z"/>
        </w:rPr>
      </w:pPr>
    </w:p>
    <w:p w14:paraId="29A12450" w14:textId="38D066D7" w:rsidR="00BC0259" w:rsidDel="005D7CD2" w:rsidRDefault="00BC0259" w:rsidP="00B34F77">
      <w:pPr>
        <w:pStyle w:val="ListParagraph"/>
        <w:rPr>
          <w:del w:id="1817" w:author="Danni Liu" w:date="2020-06-16T10:25:00Z"/>
          <w:rFonts w:ascii="Courier New" w:hAnsi="Courier New" w:cs="Courier New"/>
          <w:strike/>
          <w:sz w:val="18"/>
          <w:szCs w:val="18"/>
        </w:rPr>
      </w:pPr>
      <w:del w:id="1818" w:author="Danni Liu" w:date="2020-06-16T10:25:00Z">
        <w:r w:rsidRPr="00B34F77" w:rsidDel="005D7CD2">
          <w:rPr>
            <w:rFonts w:ascii="Courier New" w:hAnsi="Courier New" w:cs="Courier New"/>
            <w:sz w:val="18"/>
            <w:szCs w:val="18"/>
            <w:highlight w:val="yellow"/>
          </w:rPr>
          <w:delText>REM</w:delText>
        </w:r>
        <w:r w:rsidRPr="00B34F77" w:rsidDel="005D7CD2">
          <w:rPr>
            <w:rFonts w:ascii="Courier New" w:hAnsi="Courier New" w:cs="Courier New"/>
            <w:sz w:val="18"/>
            <w:szCs w:val="18"/>
          </w:rPr>
          <w:delText xml:space="preserve"> </w:delText>
        </w:r>
        <w:r w:rsidRPr="00B34F77" w:rsidDel="005D7CD2">
          <w:rPr>
            <w:rFonts w:ascii="Courier New" w:hAnsi="Courier New" w:cs="Courier New"/>
            <w:strike/>
            <w:sz w:val="18"/>
            <w:szCs w:val="18"/>
          </w:rPr>
          <w:delText>if "%JAVA_VM%" == "" set JAVA_VM=%ACC_HOME%\os_specific_files\i486-unknown-win32\jre\bin\java.exe</w:delText>
        </w:r>
      </w:del>
    </w:p>
    <w:p w14:paraId="25FAC810" w14:textId="2E06214B" w:rsidR="00B34F77" w:rsidDel="005D7CD2" w:rsidRDefault="00B34F77" w:rsidP="00B34F77">
      <w:pPr>
        <w:pStyle w:val="ListParagraph"/>
        <w:rPr>
          <w:del w:id="1819" w:author="Danni Liu" w:date="2020-06-16T10:25:00Z"/>
          <w:rFonts w:ascii="Courier New" w:hAnsi="Courier New" w:cs="Courier New"/>
          <w:strike/>
          <w:sz w:val="18"/>
          <w:szCs w:val="18"/>
        </w:rPr>
      </w:pPr>
    </w:p>
    <w:p w14:paraId="20D9CDBB" w14:textId="6D148EF9" w:rsidR="00B34F77" w:rsidRPr="00B34F77" w:rsidDel="005D7CD2" w:rsidRDefault="00B34F77" w:rsidP="00B34F77">
      <w:pPr>
        <w:pStyle w:val="ListParagraph"/>
        <w:rPr>
          <w:del w:id="1820" w:author="Danni Liu" w:date="2020-06-16T10:25:00Z"/>
        </w:rPr>
      </w:pPr>
      <w:del w:id="1821" w:author="Danni Liu" w:date="2020-06-16T10:25:00Z">
        <w:r w:rsidRPr="00B34F77" w:rsidDel="005D7CD2">
          <w:delText>Make the below entry and save the file</w:delText>
        </w:r>
        <w:r w:rsidDel="005D7CD2">
          <w:delText>.</w:delText>
        </w:r>
      </w:del>
    </w:p>
    <w:p w14:paraId="5EB63016" w14:textId="3829F46F" w:rsidR="00BC0259" w:rsidRPr="00BC0259" w:rsidDel="005D7CD2" w:rsidRDefault="00BC0259" w:rsidP="00BC0259">
      <w:pPr>
        <w:ind w:left="720"/>
        <w:rPr>
          <w:del w:id="1822" w:author="Danni Liu" w:date="2020-06-16T10:25:00Z"/>
          <w:rFonts w:ascii="Courier New" w:hAnsi="Courier New" w:cs="Courier New"/>
          <w:sz w:val="18"/>
          <w:szCs w:val="18"/>
        </w:rPr>
      </w:pPr>
      <w:del w:id="1823" w:author="Danni Liu" w:date="2020-06-16T10:25:00Z">
        <w:r w:rsidRPr="00491A33" w:rsidDel="005D7CD2">
          <w:rPr>
            <w:rFonts w:ascii="Courier New" w:hAnsi="Courier New" w:cs="Courier New"/>
            <w:sz w:val="18"/>
            <w:szCs w:val="18"/>
            <w:highlight w:val="yellow"/>
          </w:rPr>
          <w:delText>if "%JAVA_VM%" == "" set JAVA_VM=%JAVA_HOME%\bin\java.exe</w:delText>
        </w:r>
      </w:del>
    </w:p>
    <w:p w14:paraId="0E5F9BD4" w14:textId="3A3712F9" w:rsidR="00871CE9" w:rsidDel="005D7CD2" w:rsidRDefault="00871CE9" w:rsidP="00871CE9">
      <w:pPr>
        <w:rPr>
          <w:del w:id="1824" w:author="Danni Liu" w:date="2020-06-16T10:25:00Z"/>
          <w:b/>
        </w:rPr>
      </w:pPr>
      <w:del w:id="1825" w:author="Danni Liu" w:date="2020-06-16T10:25:00Z">
        <w:r w:rsidDel="005D7CD2">
          <w:tab/>
          <w:delText xml:space="preserve">Also, please update the following entries from   </w:delText>
        </w:r>
        <w:r w:rsidRPr="00871CE9" w:rsidDel="005D7CD2">
          <w:delText>-Xms96m -Xmx160m</w:delText>
        </w:r>
        <w:r w:rsidDel="005D7CD2">
          <w:delText xml:space="preserve"> </w:delText>
        </w:r>
        <w:r w:rsidRPr="00871CE9" w:rsidDel="005D7CD2">
          <w:rPr>
            <w:b/>
          </w:rPr>
          <w:delText>TO -Xms256m -Xmx512m</w:delText>
        </w:r>
      </w:del>
    </w:p>
    <w:p w14:paraId="04E9D3B5" w14:textId="1F8907F5" w:rsidR="00871CE9" w:rsidRPr="00362D37" w:rsidDel="005D7CD2" w:rsidRDefault="00871CE9" w:rsidP="00871CE9">
      <w:pPr>
        <w:rPr>
          <w:del w:id="1826" w:author="Danni Liu" w:date="2020-06-16T10:25:00Z"/>
        </w:rPr>
      </w:pPr>
      <w:del w:id="1827" w:author="Danni Liu" w:date="2020-06-16T10:25:00Z">
        <w:r w:rsidDel="005D7CD2">
          <w:rPr>
            <w:noProof/>
          </w:rPr>
          <w:drawing>
            <wp:inline distT="0" distB="0" distL="0" distR="0" wp14:anchorId="4F31C5E4" wp14:editId="4381AD32">
              <wp:extent cx="6858000" cy="34626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3462655"/>
                      </a:xfrm>
                      <a:prstGeom prst="rect">
                        <a:avLst/>
                      </a:prstGeom>
                    </pic:spPr>
                  </pic:pic>
                </a:graphicData>
              </a:graphic>
            </wp:inline>
          </w:drawing>
        </w:r>
      </w:del>
    </w:p>
    <w:p w14:paraId="196B895E" w14:textId="1056A0DD" w:rsidR="000B4FD0" w:rsidDel="005D7CD2" w:rsidRDefault="000B4FD0" w:rsidP="000B4FD0">
      <w:pPr>
        <w:pStyle w:val="Heading2"/>
        <w:rPr>
          <w:del w:id="1828" w:author="Danni Liu" w:date="2020-06-16T10:25:00Z"/>
          <w:rFonts w:eastAsia="Times New Roman"/>
        </w:rPr>
      </w:pPr>
      <w:bookmarkStart w:id="1829" w:name="_Toc40807562"/>
      <w:del w:id="1830" w:author="Danni Liu" w:date="2020-06-16T10:25:00Z">
        <w:r w:rsidRPr="00EE6EA0" w:rsidDel="005D7CD2">
          <w:rPr>
            <w:rFonts w:eastAsia="Times New Roman"/>
          </w:rPr>
          <w:delText>Environment variables for ATG 11.</w:delText>
        </w:r>
        <w:r w:rsidR="003D7368" w:rsidDel="005D7CD2">
          <w:rPr>
            <w:rFonts w:eastAsia="Times New Roman"/>
          </w:rPr>
          <w:delText>3.</w:delText>
        </w:r>
        <w:r w:rsidRPr="00EE6EA0" w:rsidDel="005D7CD2">
          <w:rPr>
            <w:rFonts w:eastAsia="Times New Roman"/>
          </w:rPr>
          <w:delText>2</w:delText>
        </w:r>
        <w:bookmarkEnd w:id="1829"/>
      </w:del>
    </w:p>
    <w:p w14:paraId="4D81A0FB" w14:textId="6665F74E" w:rsidR="00D03DA0" w:rsidDel="005D7CD2" w:rsidRDefault="00D03DA0" w:rsidP="00D03DA0">
      <w:pPr>
        <w:rPr>
          <w:del w:id="1831" w:author="Danni Liu" w:date="2020-06-16T10:25:00Z"/>
        </w:rPr>
      </w:pPr>
    </w:p>
    <w:p w14:paraId="0109A21E" w14:textId="0A354514" w:rsidR="00D03DA0" w:rsidDel="005D7CD2" w:rsidRDefault="00D03DA0" w:rsidP="00D03DA0">
      <w:pPr>
        <w:ind w:firstLine="720"/>
        <w:rPr>
          <w:del w:id="1832" w:author="Danni Liu" w:date="2020-06-16T10:25:00Z"/>
          <w:rFonts w:eastAsia="Times New Roman" w:cs="Times New Roman"/>
        </w:rPr>
      </w:pPr>
      <w:del w:id="1833" w:author="Danni Liu" w:date="2020-06-16T10:25:00Z">
        <w:r w:rsidDel="005D7CD2">
          <w:rPr>
            <w:rFonts w:eastAsia="Times New Roman" w:cs="Times New Roman"/>
          </w:rPr>
          <w:delText xml:space="preserve">           1. ATG_BIN : C:\ATG\ATG11</w:delText>
        </w:r>
        <w:r w:rsidR="003D7368" w:rsidDel="005D7CD2">
          <w:rPr>
            <w:rFonts w:eastAsia="Times New Roman" w:cs="Times New Roman"/>
          </w:rPr>
          <w:delText>.3</w:delText>
        </w:r>
        <w:r w:rsidDel="005D7CD2">
          <w:rPr>
            <w:rFonts w:eastAsia="Times New Roman" w:cs="Times New Roman"/>
          </w:rPr>
          <w:delText>.2\home\bin</w:delText>
        </w:r>
      </w:del>
    </w:p>
    <w:p w14:paraId="699CFFB6" w14:textId="2EB0043A" w:rsidR="00D03DA0" w:rsidDel="005D7CD2" w:rsidRDefault="00D03DA0" w:rsidP="00D03DA0">
      <w:pPr>
        <w:ind w:firstLine="720"/>
        <w:rPr>
          <w:del w:id="1834" w:author="Danni Liu" w:date="2020-06-16T10:25:00Z"/>
        </w:rPr>
      </w:pPr>
      <w:del w:id="1835" w:author="Danni Liu" w:date="2020-06-16T10:25:00Z">
        <w:r w:rsidDel="005D7CD2">
          <w:delText xml:space="preserve">           2. DYNAMO_HOME:</w:delText>
        </w:r>
        <w:r w:rsidDel="005D7CD2">
          <w:rPr>
            <w:rFonts w:eastAsia="Times New Roman" w:cs="Times New Roman"/>
          </w:rPr>
          <w:delText xml:space="preserve"> C:\ATG\ATG11</w:delText>
        </w:r>
        <w:r w:rsidR="003D7368" w:rsidDel="005D7CD2">
          <w:rPr>
            <w:rFonts w:eastAsia="Times New Roman" w:cs="Times New Roman"/>
          </w:rPr>
          <w:delText>.3</w:delText>
        </w:r>
        <w:r w:rsidDel="005D7CD2">
          <w:rPr>
            <w:rFonts w:eastAsia="Times New Roman" w:cs="Times New Roman"/>
          </w:rPr>
          <w:delText>.2\home</w:delText>
        </w:r>
      </w:del>
    </w:p>
    <w:p w14:paraId="470AC667" w14:textId="1179DC28" w:rsidR="00D03DA0" w:rsidDel="005D7CD2" w:rsidRDefault="00D03DA0" w:rsidP="00D03DA0">
      <w:pPr>
        <w:ind w:firstLine="720"/>
        <w:rPr>
          <w:del w:id="1836" w:author="Danni Liu" w:date="2020-06-16T10:25:00Z"/>
        </w:rPr>
      </w:pPr>
      <w:del w:id="1837" w:author="Danni Liu" w:date="2020-06-16T10:25:00Z">
        <w:r w:rsidDel="005D7CD2">
          <w:delText xml:space="preserve">           3. DYNAMO_ROOT:</w:delText>
        </w:r>
        <w:r w:rsidDel="005D7CD2">
          <w:rPr>
            <w:rFonts w:eastAsia="Times New Roman" w:cs="Times New Roman"/>
          </w:rPr>
          <w:delText xml:space="preserve"> C:\ATG\ATG11</w:delText>
        </w:r>
        <w:r w:rsidR="003D7368" w:rsidDel="005D7CD2">
          <w:rPr>
            <w:rFonts w:eastAsia="Times New Roman" w:cs="Times New Roman"/>
          </w:rPr>
          <w:delText>.3</w:delText>
        </w:r>
        <w:r w:rsidDel="005D7CD2">
          <w:rPr>
            <w:rFonts w:eastAsia="Times New Roman" w:cs="Times New Roman"/>
          </w:rPr>
          <w:delText>.2</w:delText>
        </w:r>
      </w:del>
    </w:p>
    <w:p w14:paraId="036A4832" w14:textId="54636584" w:rsidR="00D03DA0" w:rsidDel="005D7CD2" w:rsidRDefault="00D03DA0" w:rsidP="00D03DA0">
      <w:pPr>
        <w:ind w:firstLine="720"/>
        <w:rPr>
          <w:del w:id="1838" w:author="Danni Liu" w:date="2020-06-16T10:25:00Z"/>
          <w:rFonts w:eastAsia="Times New Roman" w:cs="Times New Roman"/>
        </w:rPr>
      </w:pPr>
      <w:del w:id="1839" w:author="Danni Liu" w:date="2020-06-16T10:25:00Z">
        <w:r w:rsidDel="005D7CD2">
          <w:rPr>
            <w:rFonts w:eastAsia="Times New Roman" w:cs="Times New Roman"/>
          </w:rPr>
          <w:delText xml:space="preserve">           4. Ensure that the ATG bin folder is added to the “path” environment variable. </w:delText>
        </w:r>
      </w:del>
    </w:p>
    <w:p w14:paraId="1F60536C" w14:textId="3CB039A8" w:rsidR="00D03DA0" w:rsidDel="005D7CD2" w:rsidRDefault="00D03DA0" w:rsidP="00D03DA0">
      <w:pPr>
        <w:ind w:firstLine="720"/>
        <w:rPr>
          <w:del w:id="1840" w:author="Danni Liu" w:date="2020-06-16T10:25:00Z"/>
          <w:rFonts w:eastAsia="Times New Roman" w:cs="Times New Roman"/>
        </w:rPr>
      </w:pPr>
      <w:del w:id="1841" w:author="Danni Liu" w:date="2020-06-16T10:25:00Z">
        <w:r w:rsidDel="005D7CD2">
          <w:rPr>
            <w:rFonts w:eastAsia="Times New Roman" w:cs="Times New Roman"/>
          </w:rPr>
          <w:tab/>
          <w:delText xml:space="preserve"> In my case this is “C:\ATG\ATG11.</w:delText>
        </w:r>
        <w:r w:rsidR="003D7368" w:rsidDel="005D7CD2">
          <w:rPr>
            <w:rFonts w:eastAsia="Times New Roman" w:cs="Times New Roman"/>
          </w:rPr>
          <w:delText>3.</w:delText>
        </w:r>
        <w:r w:rsidDel="005D7CD2">
          <w:rPr>
            <w:rFonts w:eastAsia="Times New Roman" w:cs="Times New Roman"/>
          </w:rPr>
          <w:delText>2\home\bin”</w:delText>
        </w:r>
      </w:del>
    </w:p>
    <w:p w14:paraId="4D6D24FC" w14:textId="4FA0C409" w:rsidR="00D03DA0" w:rsidRPr="00D03DA0" w:rsidDel="005D7CD2" w:rsidRDefault="00D03DA0" w:rsidP="00D03DA0">
      <w:pPr>
        <w:rPr>
          <w:del w:id="1842" w:author="Danni Liu" w:date="2020-06-16T10:25:00Z"/>
        </w:rPr>
      </w:pPr>
    </w:p>
    <w:p w14:paraId="6F30ADB6" w14:textId="18415A6E" w:rsidR="009E3E8D" w:rsidDel="005D7CD2" w:rsidRDefault="009E3E8D" w:rsidP="009E3E8D">
      <w:pPr>
        <w:pStyle w:val="Heading1"/>
        <w:rPr>
          <w:del w:id="1843" w:author="Danni Liu" w:date="2020-06-16T10:25:00Z"/>
        </w:rPr>
      </w:pPr>
      <w:bookmarkStart w:id="1844" w:name="_Toc40807563"/>
      <w:del w:id="1845" w:author="Danni Liu" w:date="2020-06-16T10:25:00Z">
        <w:r w:rsidRPr="00767EA0" w:rsidDel="005D7CD2">
          <w:delText>JBoss</w:delText>
        </w:r>
        <w:r w:rsidDel="005D7CD2">
          <w:delText xml:space="preserve"> specific configurations</w:delText>
        </w:r>
        <w:r w:rsidR="00822C0F" w:rsidDel="005D7CD2">
          <w:delText xml:space="preserve"> for Premier</w:delText>
        </w:r>
        <w:bookmarkEnd w:id="1844"/>
      </w:del>
    </w:p>
    <w:p w14:paraId="39851AF9" w14:textId="1E36F5D2" w:rsidR="00537E7D" w:rsidDel="005D7CD2" w:rsidRDefault="00537E7D" w:rsidP="00537E7D">
      <w:pPr>
        <w:rPr>
          <w:del w:id="1846" w:author="Danni Liu" w:date="2020-06-16T10:25:00Z"/>
        </w:rPr>
      </w:pPr>
    </w:p>
    <w:p w14:paraId="4268A609" w14:textId="521E29AD" w:rsidR="00537E7D" w:rsidDel="005D7CD2" w:rsidRDefault="00537E7D" w:rsidP="00537E7D">
      <w:pPr>
        <w:pStyle w:val="Heading2"/>
        <w:rPr>
          <w:del w:id="1847" w:author="Danni Liu" w:date="2020-06-16T10:25:00Z"/>
        </w:rPr>
      </w:pPr>
      <w:bookmarkStart w:id="1848" w:name="_Toc40807564"/>
      <w:del w:id="1849" w:author="Danni Liu" w:date="2020-06-16T10:25:00Z">
        <w:r w:rsidRPr="00537E7D" w:rsidDel="005D7CD2">
          <w:delText xml:space="preserve">JBoss startup </w:delText>
        </w:r>
        <w:r w:rsidDel="005D7CD2">
          <w:delText xml:space="preserve">utility </w:delText>
        </w:r>
        <w:r w:rsidRPr="00537E7D" w:rsidDel="005D7CD2">
          <w:delText>script</w:delText>
        </w:r>
        <w:r w:rsidR="00A87F29" w:rsidDel="005D7CD2">
          <w:delText xml:space="preserve"> (TODO update location)</w:delText>
        </w:r>
        <w:bookmarkEnd w:id="1848"/>
      </w:del>
    </w:p>
    <w:p w14:paraId="43B69078" w14:textId="0E8C9FBD" w:rsidR="00A87F29" w:rsidDel="005D7CD2" w:rsidRDefault="00A87F29" w:rsidP="00A87F29">
      <w:pPr>
        <w:rPr>
          <w:del w:id="1850" w:author="Danni Liu" w:date="2020-06-16T10:25:00Z"/>
        </w:rPr>
      </w:pPr>
      <w:del w:id="1851" w:author="Danni Liu" w:date="2020-06-16T10:25:00Z">
        <w:r w:rsidDel="005D7CD2">
          <w:delText>Find the custom startup script</w:delText>
        </w:r>
        <w:r w:rsidR="00D67AFA" w:rsidDel="005D7CD2">
          <w:delText xml:space="preserve"> JbossStart_B2B.bat that can be used to startup the server.</w:delText>
        </w:r>
      </w:del>
    </w:p>
    <w:p w14:paraId="4DD12655" w14:textId="43D8BECC" w:rsidR="00672F7E" w:rsidDel="005D7CD2" w:rsidRDefault="00672F7E" w:rsidP="00A87F29">
      <w:pPr>
        <w:rPr>
          <w:del w:id="1852" w:author="Danni Liu" w:date="2020-06-16T10:25:00Z"/>
        </w:rPr>
      </w:pPr>
    </w:p>
    <w:p w14:paraId="6BB86371" w14:textId="10C46A77" w:rsidR="00672F7E" w:rsidDel="005D7CD2" w:rsidRDefault="00672F7E" w:rsidP="00672F7E">
      <w:pPr>
        <w:pStyle w:val="Heading2"/>
        <w:rPr>
          <w:del w:id="1853" w:author="Danni Liu" w:date="2020-06-16T10:25:00Z"/>
        </w:rPr>
      </w:pPr>
      <w:bookmarkStart w:id="1854" w:name="_Toc40807565"/>
      <w:del w:id="1855" w:author="Danni Liu" w:date="2020-06-16T10:25:00Z">
        <w:r w:rsidDel="005D7CD2">
          <w:delText>Log colorization</w:delText>
        </w:r>
        <w:bookmarkEnd w:id="1854"/>
      </w:del>
    </w:p>
    <w:p w14:paraId="1BCBDAB7" w14:textId="3F251C38" w:rsidR="00672F7E" w:rsidRPr="00672F7E" w:rsidDel="005D7CD2" w:rsidRDefault="00672F7E" w:rsidP="00672F7E">
      <w:pPr>
        <w:rPr>
          <w:del w:id="1856" w:author="Danni Liu" w:date="2020-06-16T10:25:00Z"/>
        </w:rPr>
      </w:pPr>
      <w:del w:id="1857" w:author="Danni Liu" w:date="2020-06-16T10:25:00Z">
        <w:r w:rsidDel="005D7CD2">
          <w:delText>Copy ATGLogColorizer.exe to the &lt;JBOSS_HOME&gt;\bin directory</w:delText>
        </w:r>
      </w:del>
    </w:p>
    <w:p w14:paraId="76927146" w14:textId="787D8B58" w:rsidR="00931C97" w:rsidDel="005D7CD2" w:rsidRDefault="00931C97" w:rsidP="009E3E8D">
      <w:pPr>
        <w:rPr>
          <w:del w:id="1858" w:author="Danni Liu" w:date="2020-06-16T10:25:00Z"/>
        </w:rPr>
      </w:pPr>
      <w:del w:id="1859" w:author="Danni Liu" w:date="2020-06-16T10:25:00Z">
        <w:r w:rsidDel="005D7CD2">
          <w:tab/>
        </w:r>
        <w:r w:rsidDel="005D7CD2">
          <w:tab/>
        </w:r>
      </w:del>
    </w:p>
    <w:p w14:paraId="6B107F9D" w14:textId="0357AA61" w:rsidR="007476CB" w:rsidRPr="009E3E8D" w:rsidDel="005D7CD2" w:rsidRDefault="007476CB" w:rsidP="009E3E8D">
      <w:pPr>
        <w:rPr>
          <w:del w:id="1860" w:author="Danni Liu" w:date="2020-06-16T10:25:00Z"/>
        </w:rPr>
      </w:pPr>
    </w:p>
    <w:p w14:paraId="72FCAD88" w14:textId="2AFF3E25" w:rsidR="000B4FD0" w:rsidDel="00FE5F58" w:rsidRDefault="000B4FD0" w:rsidP="000B4FD0">
      <w:pPr>
        <w:pStyle w:val="Heading1"/>
        <w:rPr>
          <w:del w:id="1861" w:author="Danni Liu" w:date="2020-07-09T21:43:00Z"/>
        </w:rPr>
      </w:pPr>
      <w:bookmarkStart w:id="1862" w:name="_Toc40807566"/>
      <w:del w:id="1863" w:author="Danni Liu" w:date="2020-06-16T10:27:00Z">
        <w:r w:rsidRPr="001647E3" w:rsidDel="005D7CD2">
          <w:delText xml:space="preserve">Configuring </w:delText>
        </w:r>
        <w:r w:rsidR="007476CB" w:rsidDel="005D7CD2">
          <w:delText>modules</w:delText>
        </w:r>
        <w:r w:rsidRPr="001647E3" w:rsidDel="005D7CD2">
          <w:delText xml:space="preserve"> in J</w:delText>
        </w:r>
        <w:r w:rsidR="007476CB" w:rsidRPr="001647E3" w:rsidDel="005D7CD2">
          <w:delText>b</w:delText>
        </w:r>
        <w:r w:rsidDel="005D7CD2">
          <w:delText>oss</w:delText>
        </w:r>
      </w:del>
      <w:bookmarkEnd w:id="1862"/>
    </w:p>
    <w:p w14:paraId="629A3237" w14:textId="19BF8D9C" w:rsidR="006916D7" w:rsidDel="00FE5F58" w:rsidRDefault="006916D7" w:rsidP="006916D7">
      <w:pPr>
        <w:pStyle w:val="Heading2"/>
        <w:rPr>
          <w:del w:id="1864" w:author="Danni Liu" w:date="2020-07-09T21:43:00Z"/>
        </w:rPr>
      </w:pPr>
      <w:bookmarkStart w:id="1865" w:name="_Toc40807567"/>
      <w:del w:id="1866" w:author="Danni Liu" w:date="2020-06-16T10:28:00Z">
        <w:r w:rsidDel="005D7CD2">
          <w:delText>OJDBC/composite/voltage/sun.to</w:delText>
        </w:r>
      </w:del>
      <w:del w:id="1867" w:author="Danni Liu" w:date="2020-06-16T10:27:00Z">
        <w:r w:rsidDel="005D7CD2">
          <w:delText>ols</w:delText>
        </w:r>
        <w:r w:rsidRPr="001647E3" w:rsidDel="005D7CD2">
          <w:delText xml:space="preserve"> </w:delText>
        </w:r>
        <w:r w:rsidDel="005D7CD2">
          <w:delText>modules</w:delText>
        </w:r>
        <w:r w:rsidRPr="001647E3" w:rsidDel="005D7CD2">
          <w:delText xml:space="preserve"> configuration</w:delText>
        </w:r>
      </w:del>
      <w:bookmarkEnd w:id="1865"/>
      <w:del w:id="1868" w:author="Danni Liu" w:date="2020-07-09T21:43:00Z">
        <w:r w:rsidDel="00FE5F58">
          <w:delText xml:space="preserve"> </w:delText>
        </w:r>
      </w:del>
    </w:p>
    <w:p w14:paraId="508552E7" w14:textId="29CC63A6" w:rsidR="007476CB" w:rsidDel="00FE5F58" w:rsidRDefault="006916D7">
      <w:pPr>
        <w:ind w:left="576"/>
        <w:rPr>
          <w:del w:id="1869" w:author="Danni Liu" w:date="2020-07-09T21:43:00Z"/>
        </w:rPr>
        <w:pPrChange w:id="1870" w:author="Danni Liu" w:date="2020-06-16T10:29:00Z">
          <w:pPr/>
        </w:pPrChange>
      </w:pPr>
      <w:del w:id="1871" w:author="Danni Liu" w:date="2020-06-16T10:29:00Z">
        <w:r w:rsidDel="005D7CD2">
          <w:delText>Unzip</w:delText>
        </w:r>
        <w:r w:rsidR="007476CB" w:rsidDel="005D7CD2">
          <w:delText xml:space="preserve"> th</w:delText>
        </w:r>
      </w:del>
      <w:del w:id="1872" w:author="Danni Liu" w:date="2020-06-16T10:28:00Z">
        <w:r w:rsidR="007476CB" w:rsidDel="005D7CD2">
          <w:delText>e modules.zip</w:delText>
        </w:r>
        <w:r w:rsidDel="005D7CD2">
          <w:delText xml:space="preserve"> archive</w:delText>
        </w:r>
        <w:r w:rsidR="007476CB" w:rsidDel="005D7CD2">
          <w:delText xml:space="preserve"> </w:delText>
        </w:r>
        <w:r w:rsidDel="005D7CD2">
          <w:delText>in</w:delText>
        </w:r>
        <w:r w:rsidR="007476CB" w:rsidDel="005D7CD2">
          <w:delText>to your &lt;JBOSS_HOME&gt;/modules/ folder</w:delText>
        </w:r>
        <w:r w:rsidDel="005D7CD2">
          <w:delText xml:space="preserve"> as shown:</w:delText>
        </w:r>
      </w:del>
    </w:p>
    <w:p w14:paraId="25CA497A" w14:textId="211798B8" w:rsidR="007476CB" w:rsidDel="00FE5F58" w:rsidRDefault="007476CB" w:rsidP="007476CB">
      <w:pPr>
        <w:rPr>
          <w:del w:id="1873" w:author="Danni Liu" w:date="2020-07-09T21:43:00Z"/>
        </w:rPr>
      </w:pPr>
      <w:del w:id="1874" w:author="Danni Liu" w:date="2020-06-16T10:28:00Z">
        <w:r w:rsidRPr="007476CB" w:rsidDel="005D7CD2">
          <w:rPr>
            <w:noProof/>
          </w:rPr>
          <w:drawing>
            <wp:inline distT="0" distB="0" distL="0" distR="0" wp14:anchorId="60DE2A2F" wp14:editId="6C99FF67">
              <wp:extent cx="6485182" cy="253768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85182" cy="2537680"/>
                      </a:xfrm>
                      <a:prstGeom prst="rect">
                        <a:avLst/>
                      </a:prstGeom>
                    </pic:spPr>
                  </pic:pic>
                </a:graphicData>
              </a:graphic>
            </wp:inline>
          </w:drawing>
        </w:r>
      </w:del>
    </w:p>
    <w:p w14:paraId="5C7193D4" w14:textId="5FF00AB1" w:rsidR="007476CB" w:rsidRPr="007476CB" w:rsidDel="005D7CD2" w:rsidRDefault="006916D7" w:rsidP="007476CB">
      <w:pPr>
        <w:rPr>
          <w:del w:id="1875" w:author="Danni Liu" w:date="2020-06-16T10:28:00Z"/>
        </w:rPr>
      </w:pPr>
      <w:del w:id="1876" w:author="Danni Liu" w:date="2020-06-16T10:28:00Z">
        <w:r w:rsidDel="005D7CD2">
          <w:delText>Detailed steps to configure composite and OJDBC modules are in the following two sections 9.1/9.2 for informational purposes only.</w:delText>
        </w:r>
      </w:del>
    </w:p>
    <w:p w14:paraId="3A39F0E1" w14:textId="45F8D0FD" w:rsidR="005D7CD2" w:rsidRPr="005D7CD2" w:rsidDel="00FE5F58" w:rsidRDefault="000B4FD0">
      <w:pPr>
        <w:ind w:left="576"/>
        <w:rPr>
          <w:del w:id="1877" w:author="Danni Liu" w:date="2020-07-09T21:43:00Z"/>
          <w:rPrChange w:id="1878" w:author="Danni Liu" w:date="2020-06-16T10:28:00Z">
            <w:rPr>
              <w:del w:id="1879" w:author="Danni Liu" w:date="2020-07-09T21:43:00Z"/>
            </w:rPr>
          </w:rPrChange>
        </w:rPr>
        <w:pPrChange w:id="1880" w:author="Danni Liu" w:date="2020-06-16T10:28:00Z">
          <w:pPr>
            <w:pStyle w:val="Heading2"/>
          </w:pPr>
        </w:pPrChange>
      </w:pPr>
      <w:bookmarkStart w:id="1881" w:name="_Toc40807568"/>
      <w:del w:id="1882" w:author="Danni Liu" w:date="2020-06-16T10:28:00Z">
        <w:r w:rsidRPr="001647E3" w:rsidDel="005D7CD2">
          <w:delText>OJDBC Jar configuration</w:delText>
        </w:r>
        <w:r w:rsidR="006916D7" w:rsidDel="005D7CD2">
          <w:delText xml:space="preserve"> (informational only)</w:delText>
        </w:r>
      </w:del>
      <w:bookmarkEnd w:id="1881"/>
    </w:p>
    <w:p w14:paraId="351A5946" w14:textId="4F2B1B7D" w:rsidR="00D03DA0" w:rsidDel="005D7CD2" w:rsidRDefault="00D03DA0" w:rsidP="00D03DA0">
      <w:pPr>
        <w:spacing w:after="0" w:line="240" w:lineRule="auto"/>
        <w:ind w:left="720"/>
        <w:rPr>
          <w:del w:id="1883" w:author="Danni Liu" w:date="2020-06-16T10:29:00Z"/>
        </w:rPr>
      </w:pPr>
    </w:p>
    <w:p w14:paraId="4EDFB316" w14:textId="684C159D" w:rsidR="00D03DA0" w:rsidDel="005D7CD2" w:rsidRDefault="00D03DA0" w:rsidP="00371E7F">
      <w:pPr>
        <w:pStyle w:val="ListParagraph"/>
        <w:numPr>
          <w:ilvl w:val="0"/>
          <w:numId w:val="3"/>
        </w:numPr>
        <w:spacing w:after="0" w:line="240" w:lineRule="auto"/>
        <w:contextualSpacing w:val="0"/>
        <w:rPr>
          <w:del w:id="1884" w:author="Danni Liu" w:date="2020-06-16T10:29:00Z"/>
        </w:rPr>
      </w:pPr>
      <w:del w:id="1885" w:author="Danni Liu" w:date="2020-06-16T10:29:00Z">
        <w:r w:rsidDel="005D7CD2">
          <w:delText>C</w:delText>
        </w:r>
        <w:r w:rsidRPr="008E7B8A" w:rsidDel="005D7CD2">
          <w:delText>reate a new module under folder "&lt;JBOSS_HOME&gt;/modules/</w:delText>
        </w:r>
        <w:r w:rsidR="0057213E" w:rsidRPr="008E7B8A" w:rsidDel="005D7CD2">
          <w:delText xml:space="preserve"> </w:delText>
        </w:r>
        <w:r w:rsidRPr="008E7B8A" w:rsidDel="005D7CD2">
          <w:delText>" as "/</w:delText>
        </w:r>
        <w:r w:rsidDel="005D7CD2">
          <w:delText>oracle</w:delText>
        </w:r>
        <w:r w:rsidRPr="008E7B8A" w:rsidDel="005D7CD2">
          <w:delText>/</w:delText>
        </w:r>
        <w:r w:rsidDel="005D7CD2">
          <w:delText>jdbc</w:delText>
        </w:r>
        <w:r w:rsidRPr="008E7B8A" w:rsidDel="005D7CD2">
          <w:delText>/main"</w:delText>
        </w:r>
        <w:r w:rsidDel="005D7CD2">
          <w:delText xml:space="preserve"> </w:delText>
        </w:r>
      </w:del>
    </w:p>
    <w:p w14:paraId="76E638F7" w14:textId="49E60D0A" w:rsidR="00D03DA0" w:rsidDel="005D7CD2" w:rsidRDefault="00605357" w:rsidP="00605357">
      <w:pPr>
        <w:ind w:left="720" w:firstLine="360"/>
        <w:rPr>
          <w:del w:id="1886" w:author="Danni Liu" w:date="2020-06-16T10:29:00Z"/>
        </w:rPr>
      </w:pPr>
      <w:del w:id="1887" w:author="Danni Liu" w:date="2020-06-16T10:29:00Z">
        <w:r w:rsidRPr="00605357" w:rsidDel="005D7CD2">
          <w:rPr>
            <w:noProof/>
          </w:rPr>
          <w:drawing>
            <wp:inline distT="0" distB="0" distL="0" distR="0" wp14:anchorId="502E1F9C" wp14:editId="47C79850">
              <wp:extent cx="5959356" cy="2065199"/>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9356" cy="2065199"/>
                      </a:xfrm>
                      <a:prstGeom prst="rect">
                        <a:avLst/>
                      </a:prstGeom>
                    </pic:spPr>
                  </pic:pic>
                </a:graphicData>
              </a:graphic>
            </wp:inline>
          </w:drawing>
        </w:r>
      </w:del>
    </w:p>
    <w:p w14:paraId="79246419" w14:textId="61430E22" w:rsidR="00367ACF" w:rsidDel="005D7CD2" w:rsidRDefault="0057213E" w:rsidP="00371E7F">
      <w:pPr>
        <w:pStyle w:val="ListParagraph"/>
        <w:numPr>
          <w:ilvl w:val="0"/>
          <w:numId w:val="3"/>
        </w:numPr>
        <w:spacing w:after="0" w:line="240" w:lineRule="auto"/>
        <w:contextualSpacing w:val="0"/>
        <w:rPr>
          <w:del w:id="1888" w:author="Danni Liu" w:date="2020-06-16T10:29:00Z"/>
        </w:rPr>
      </w:pPr>
      <w:del w:id="1889" w:author="Danni Liu" w:date="2020-06-16T10:29:00Z">
        <w:r w:rsidDel="005D7CD2">
          <w:delText xml:space="preserve">Please </w:delText>
        </w:r>
        <w:r w:rsidR="00367ACF" w:rsidDel="005D7CD2">
          <w:delText xml:space="preserve">create a module.xml under the location configured in step1 and </w:delText>
        </w:r>
        <w:r w:rsidDel="005D7CD2">
          <w:delText>copy the contents of the attached file</w:delText>
        </w:r>
        <w:r w:rsidR="00367ACF" w:rsidDel="005D7CD2">
          <w:delText xml:space="preserve"> (below). Modify the path value to the name of the jar used in step3.</w:delText>
        </w:r>
      </w:del>
    </w:p>
    <w:p w14:paraId="04210367" w14:textId="64821A79" w:rsidR="00367ACF" w:rsidDel="005D7CD2" w:rsidRDefault="00367ACF" w:rsidP="00367ACF">
      <w:pPr>
        <w:pStyle w:val="ListParagraph"/>
        <w:spacing w:after="0" w:line="240" w:lineRule="auto"/>
        <w:ind w:left="1080"/>
        <w:contextualSpacing w:val="0"/>
        <w:rPr>
          <w:del w:id="1890" w:author="Danni Liu" w:date="2020-06-16T10:29:00Z"/>
        </w:rPr>
      </w:pPr>
    </w:p>
    <w:p w14:paraId="018C44B0" w14:textId="2A566430" w:rsidR="00367ACF" w:rsidDel="005D7CD2" w:rsidRDefault="00605357" w:rsidP="00367ACF">
      <w:pPr>
        <w:pStyle w:val="ListParagraph"/>
        <w:spacing w:after="0" w:line="240" w:lineRule="auto"/>
        <w:ind w:left="1080"/>
        <w:contextualSpacing w:val="0"/>
        <w:rPr>
          <w:del w:id="1891" w:author="Danni Liu" w:date="2020-06-16T10:29:00Z"/>
        </w:rPr>
      </w:pPr>
      <w:del w:id="1892" w:author="Danni Liu" w:date="2020-06-16T10:29:00Z">
        <w:r w:rsidRPr="00197F05" w:rsidDel="005D7CD2">
          <w:object w:dxaOrig="1176" w:dyaOrig="816" w14:anchorId="78E52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5pt;height:41pt" o:ole="">
              <v:imagedata r:id="rId55" o:title=""/>
            </v:shape>
            <o:OLEObject Type="Embed" ProgID="Package" ShapeID="_x0000_i1025" DrawAspect="Content" ObjectID="_1660644028" r:id="rId56"/>
          </w:object>
        </w:r>
      </w:del>
    </w:p>
    <w:p w14:paraId="7D33C53D" w14:textId="4F4E53A9" w:rsidR="00367ACF" w:rsidDel="005D7CD2" w:rsidRDefault="00367ACF" w:rsidP="00367ACF">
      <w:pPr>
        <w:pStyle w:val="ListParagraph"/>
        <w:spacing w:after="0" w:line="240" w:lineRule="auto"/>
        <w:ind w:left="1080"/>
        <w:contextualSpacing w:val="0"/>
        <w:rPr>
          <w:del w:id="1893" w:author="Danni Liu" w:date="2020-06-16T10:29:00Z"/>
        </w:rPr>
      </w:pPr>
    </w:p>
    <w:p w14:paraId="4622A2EE" w14:textId="2B0BA992" w:rsidR="00367ACF" w:rsidDel="005D7CD2" w:rsidRDefault="00503FCA" w:rsidP="00367ACF">
      <w:pPr>
        <w:pStyle w:val="ListParagraph"/>
        <w:spacing w:after="0" w:line="240" w:lineRule="auto"/>
        <w:ind w:left="1080"/>
        <w:contextualSpacing w:val="0"/>
        <w:rPr>
          <w:del w:id="1894" w:author="Danni Liu" w:date="2020-06-16T10:29:00Z"/>
        </w:rPr>
      </w:pPr>
      <w:del w:id="1895" w:author="Danni Liu" w:date="2020-06-16T10:29:00Z">
        <w:r w:rsidDel="005D7CD2">
          <w:delText>This file is also present at</w:delText>
        </w:r>
      </w:del>
    </w:p>
    <w:p w14:paraId="39D16DE3" w14:textId="7975008E" w:rsidR="00367ACF" w:rsidDel="005D7CD2" w:rsidRDefault="00367ACF" w:rsidP="00367ACF">
      <w:pPr>
        <w:pStyle w:val="ListParagraph"/>
        <w:spacing w:after="0" w:line="240" w:lineRule="auto"/>
        <w:ind w:left="1080"/>
        <w:contextualSpacing w:val="0"/>
        <w:rPr>
          <w:del w:id="1896" w:author="Danni Liu" w:date="2020-06-16T10:29:00Z"/>
        </w:rPr>
      </w:pPr>
    </w:p>
    <w:p w14:paraId="327166BF" w14:textId="1AC73427" w:rsidR="00367ACF" w:rsidDel="005D7CD2" w:rsidRDefault="00367ACF" w:rsidP="00367ACF">
      <w:pPr>
        <w:spacing w:after="0" w:line="240" w:lineRule="auto"/>
        <w:ind w:left="360" w:firstLine="720"/>
        <w:rPr>
          <w:del w:id="1897" w:author="Danni Liu" w:date="2020-06-16T10:29:00Z"/>
        </w:rPr>
      </w:pPr>
      <w:del w:id="1898" w:author="Danni Liu" w:date="2020-06-16T10:29:00Z">
        <w:r w:rsidRPr="00367ACF" w:rsidDel="005D7CD2">
          <w:delText>svn://scm.it.att.com:13121/SOFTWARES_DEV/PREMIER/DOCS</w:delText>
        </w:r>
        <w:r w:rsidDel="005D7CD2">
          <w:delText>/XMLFiles/jdbc-module.xml</w:delText>
        </w:r>
      </w:del>
    </w:p>
    <w:p w14:paraId="437F7997" w14:textId="67287569" w:rsidR="00503FCA" w:rsidDel="005D7CD2" w:rsidRDefault="00503FCA" w:rsidP="00367ACF">
      <w:pPr>
        <w:spacing w:after="0" w:line="240" w:lineRule="auto"/>
        <w:ind w:left="360" w:firstLine="720"/>
        <w:rPr>
          <w:del w:id="1899" w:author="Danni Liu" w:date="2020-06-16T10:29:00Z"/>
        </w:rPr>
      </w:pPr>
    </w:p>
    <w:p w14:paraId="0C686548" w14:textId="1DB09C8F" w:rsidR="00503FCA" w:rsidDel="005D7CD2" w:rsidRDefault="00503FCA" w:rsidP="00503FCA">
      <w:pPr>
        <w:spacing w:after="0" w:line="240" w:lineRule="auto"/>
        <w:ind w:left="1080"/>
        <w:rPr>
          <w:del w:id="1900" w:author="Danni Liu" w:date="2020-06-16T10:29:00Z"/>
        </w:rPr>
      </w:pPr>
      <w:del w:id="1901" w:author="Danni Liu" w:date="2020-06-16T10:29:00Z">
        <w:r w:rsidDel="005D7CD2">
          <w:delText xml:space="preserve">NOTE: Please validate the XML tags if copying the file directly from this document. There is a chance of it </w:delText>
        </w:r>
        <w:r w:rsidR="00A03096" w:rsidDel="005D7CD2">
          <w:delText>being</w:delText>
        </w:r>
        <w:r w:rsidDel="005D7CD2">
          <w:delText xml:space="preserve"> corrupted at the start of the file or truncated.</w:delText>
        </w:r>
      </w:del>
    </w:p>
    <w:p w14:paraId="1C024351" w14:textId="1B72CB41" w:rsidR="00367ACF" w:rsidDel="005D7CD2" w:rsidRDefault="00367ACF" w:rsidP="00367ACF">
      <w:pPr>
        <w:pStyle w:val="ListParagraph"/>
        <w:spacing w:after="0" w:line="240" w:lineRule="auto"/>
        <w:ind w:left="1080"/>
        <w:contextualSpacing w:val="0"/>
        <w:rPr>
          <w:del w:id="1902" w:author="Danni Liu" w:date="2020-06-16T10:29:00Z"/>
        </w:rPr>
      </w:pPr>
    </w:p>
    <w:p w14:paraId="1DDD2AD5" w14:textId="36AB8D1E" w:rsidR="00D03DA0" w:rsidDel="005D7CD2" w:rsidRDefault="00367ACF" w:rsidP="00371E7F">
      <w:pPr>
        <w:pStyle w:val="ListParagraph"/>
        <w:numPr>
          <w:ilvl w:val="0"/>
          <w:numId w:val="3"/>
        </w:numPr>
        <w:spacing w:after="0" w:line="240" w:lineRule="auto"/>
        <w:contextualSpacing w:val="0"/>
        <w:rPr>
          <w:del w:id="1903" w:author="Danni Liu" w:date="2020-06-16T10:29:00Z"/>
        </w:rPr>
      </w:pPr>
      <w:del w:id="1904" w:author="Danni Liu" w:date="2020-06-16T10:29:00Z">
        <w:r w:rsidDel="005D7CD2">
          <w:delText>Copy the</w:delText>
        </w:r>
        <w:r w:rsidR="00D03DA0" w:rsidDel="005D7CD2">
          <w:delText xml:space="preserve"> </w:delText>
        </w:r>
        <w:r w:rsidR="0057213E" w:rsidRPr="0057213E" w:rsidDel="005D7CD2">
          <w:delText>ojdbc7-1705.0</w:delText>
        </w:r>
        <w:r w:rsidR="00D03DA0" w:rsidDel="005D7CD2">
          <w:delText>.jar</w:delText>
        </w:r>
        <w:r w:rsidDel="005D7CD2">
          <w:delText xml:space="preserve"> </w:delText>
        </w:r>
        <w:r w:rsidR="00D03DA0" w:rsidDel="005D7CD2">
          <w:delText xml:space="preserve">(present inside JARS Folder) or can </w:delText>
        </w:r>
        <w:r w:rsidDel="005D7CD2">
          <w:delText xml:space="preserve">be taken from local maven repository on desktop at </w:delText>
        </w:r>
        <w:r w:rsidR="00D03DA0" w:rsidDel="005D7CD2">
          <w:delText>“</w:delText>
        </w:r>
        <w:r w:rsidR="0057213E" w:rsidRPr="0057213E" w:rsidDel="005D7CD2">
          <w:delText>\M2_REPO\com\att\premier\ojdbc7\1705.0</w:delText>
        </w:r>
        <w:r w:rsidR="00D03DA0" w:rsidDel="005D7CD2">
          <w:delText>” provided you have installed MVN Premier Project setup executed ear</w:delText>
        </w:r>
        <w:r w:rsidDel="005D7CD2">
          <w:delText>lier.</w:delText>
        </w:r>
        <w:r w:rsidR="00503FCA" w:rsidDel="005D7CD2">
          <w:delText xml:space="preserve"> </w:delText>
        </w:r>
      </w:del>
    </w:p>
    <w:p w14:paraId="48C0EDE4" w14:textId="6E51958F" w:rsidR="00D03DA0" w:rsidDel="005D7CD2" w:rsidRDefault="00D03DA0" w:rsidP="00D03DA0">
      <w:pPr>
        <w:ind w:left="1080"/>
        <w:rPr>
          <w:del w:id="1905" w:author="Danni Liu" w:date="2020-06-16T10:29:00Z"/>
        </w:rPr>
      </w:pPr>
    </w:p>
    <w:p w14:paraId="2C732CBB" w14:textId="44D579CE" w:rsidR="00FD7371" w:rsidDel="00FE5F58" w:rsidRDefault="00FD7371" w:rsidP="00FD7371">
      <w:pPr>
        <w:pStyle w:val="Heading2"/>
        <w:rPr>
          <w:del w:id="1906" w:author="Danni Liu" w:date="2020-07-09T21:43:00Z"/>
        </w:rPr>
      </w:pPr>
      <w:bookmarkStart w:id="1907" w:name="_Toc40807569"/>
      <w:del w:id="1908" w:author="Danni Liu" w:date="2020-06-16T10:29:00Z">
        <w:r w:rsidDel="005D7CD2">
          <w:delText>Composite</w:delText>
        </w:r>
        <w:r w:rsidRPr="001647E3" w:rsidDel="005D7CD2">
          <w:delText xml:space="preserve"> Jar configuration</w:delText>
        </w:r>
        <w:r w:rsidR="006916D7" w:rsidDel="005D7CD2">
          <w:delText xml:space="preserve"> (informational only)</w:delText>
        </w:r>
      </w:del>
      <w:bookmarkEnd w:id="1907"/>
    </w:p>
    <w:p w14:paraId="5987C0CC" w14:textId="4CAEA55C" w:rsidR="00FD7371" w:rsidDel="00FE5F58" w:rsidRDefault="00FD7371" w:rsidP="00FD7371">
      <w:pPr>
        <w:spacing w:after="0" w:line="240" w:lineRule="auto"/>
        <w:ind w:left="720"/>
        <w:rPr>
          <w:del w:id="1909" w:author="Danni Liu" w:date="2020-07-09T21:43:00Z"/>
        </w:rPr>
      </w:pPr>
    </w:p>
    <w:p w14:paraId="47FC3B29" w14:textId="3FEC4DEE" w:rsidR="00EA5590" w:rsidDel="005D7CD2" w:rsidRDefault="00FD7371" w:rsidP="00371E7F">
      <w:pPr>
        <w:pStyle w:val="ListParagraph"/>
        <w:numPr>
          <w:ilvl w:val="0"/>
          <w:numId w:val="10"/>
        </w:numPr>
        <w:spacing w:after="0" w:line="240" w:lineRule="auto"/>
        <w:contextualSpacing w:val="0"/>
        <w:rPr>
          <w:del w:id="1910" w:author="Danni Liu" w:date="2020-06-16T10:29:00Z"/>
        </w:rPr>
      </w:pPr>
      <w:del w:id="1911" w:author="Danni Liu" w:date="2020-06-16T10:29:00Z">
        <w:r w:rsidDel="005D7CD2">
          <w:delText>C</w:delText>
        </w:r>
        <w:r w:rsidRPr="008E7B8A" w:rsidDel="005D7CD2">
          <w:delText>reate a new module und</w:delText>
        </w:r>
        <w:r w:rsidDel="005D7CD2">
          <w:delText>er folder "&lt;JBOSS_HOME&gt;/modules</w:delText>
        </w:r>
        <w:r w:rsidRPr="008E7B8A" w:rsidDel="005D7CD2">
          <w:delText xml:space="preserve"> " as "/</w:delText>
        </w:r>
        <w:r w:rsidDel="005D7CD2">
          <w:delText>composite/jdbc/</w:delText>
        </w:r>
        <w:r w:rsidRPr="00FD7371" w:rsidDel="005D7CD2">
          <w:delText>main</w:delText>
        </w:r>
        <w:r w:rsidRPr="008E7B8A" w:rsidDel="005D7CD2">
          <w:delText>"</w:delText>
        </w:r>
      </w:del>
    </w:p>
    <w:p w14:paraId="327660B2" w14:textId="44A9A790" w:rsidR="00FD7371" w:rsidDel="005D7CD2" w:rsidRDefault="00FD7371" w:rsidP="00EA5590">
      <w:pPr>
        <w:spacing w:after="0" w:line="240" w:lineRule="auto"/>
        <w:rPr>
          <w:del w:id="1912" w:author="Danni Liu" w:date="2020-06-16T10:29:00Z"/>
        </w:rPr>
      </w:pPr>
      <w:del w:id="1913" w:author="Danni Liu" w:date="2020-06-16T10:29:00Z">
        <w:r w:rsidDel="005D7CD2">
          <w:delText xml:space="preserve"> </w:delText>
        </w:r>
      </w:del>
    </w:p>
    <w:p w14:paraId="02686D7A" w14:textId="384AD67C" w:rsidR="00FD7371" w:rsidDel="005D7CD2" w:rsidRDefault="003D43E2" w:rsidP="00FD7371">
      <w:pPr>
        <w:ind w:left="720" w:firstLine="360"/>
        <w:rPr>
          <w:del w:id="1914" w:author="Danni Liu" w:date="2020-06-16T10:29:00Z"/>
        </w:rPr>
      </w:pPr>
      <w:del w:id="1915" w:author="Danni Liu" w:date="2020-06-16T10:29:00Z">
        <w:r w:rsidRPr="003D43E2" w:rsidDel="005D7CD2">
          <w:rPr>
            <w:noProof/>
          </w:rPr>
          <w:drawing>
            <wp:inline distT="0" distB="0" distL="0" distR="0" wp14:anchorId="0A604673" wp14:editId="2A7B535D">
              <wp:extent cx="5761219" cy="217950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1219" cy="2179509"/>
                      </a:xfrm>
                      <a:prstGeom prst="rect">
                        <a:avLst/>
                      </a:prstGeom>
                    </pic:spPr>
                  </pic:pic>
                </a:graphicData>
              </a:graphic>
            </wp:inline>
          </w:drawing>
        </w:r>
      </w:del>
    </w:p>
    <w:p w14:paraId="7B3C8881" w14:textId="5DBCE6C2" w:rsidR="00503FCA" w:rsidDel="005D7CD2" w:rsidRDefault="00503FCA" w:rsidP="00371E7F">
      <w:pPr>
        <w:pStyle w:val="ListParagraph"/>
        <w:numPr>
          <w:ilvl w:val="0"/>
          <w:numId w:val="10"/>
        </w:numPr>
        <w:spacing w:after="0" w:line="240" w:lineRule="auto"/>
        <w:contextualSpacing w:val="0"/>
        <w:rPr>
          <w:del w:id="1916" w:author="Danni Liu" w:date="2020-06-16T10:29:00Z"/>
        </w:rPr>
      </w:pPr>
      <w:del w:id="1917" w:author="Danni Liu" w:date="2020-06-16T10:29:00Z">
        <w:r w:rsidDel="005D7CD2">
          <w:delText>Please create a module.xml under the location configured in step1 and copy the contents of the attached file (below). Modify the path value to the name of the jar used in step3.</w:delText>
        </w:r>
      </w:del>
    </w:p>
    <w:p w14:paraId="5C4DBCFE" w14:textId="32ED92D1" w:rsidR="00503FCA" w:rsidDel="005D7CD2" w:rsidRDefault="00503FCA" w:rsidP="00503FCA">
      <w:pPr>
        <w:pStyle w:val="ListParagraph"/>
        <w:spacing w:after="0" w:line="240" w:lineRule="auto"/>
        <w:ind w:left="1080"/>
        <w:contextualSpacing w:val="0"/>
        <w:rPr>
          <w:del w:id="1918" w:author="Danni Liu" w:date="2020-06-16T10:29:00Z"/>
        </w:rPr>
      </w:pPr>
    </w:p>
    <w:p w14:paraId="2D583E0E" w14:textId="5F263CCE" w:rsidR="00FD7371" w:rsidDel="005D7CD2" w:rsidRDefault="00FD7371" w:rsidP="00FD7371">
      <w:pPr>
        <w:spacing w:after="0" w:line="240" w:lineRule="auto"/>
        <w:ind w:left="720"/>
        <w:rPr>
          <w:del w:id="1919" w:author="Danni Liu" w:date="2020-06-16T10:29:00Z"/>
        </w:rPr>
      </w:pPr>
    </w:p>
    <w:p w14:paraId="2D517A80" w14:textId="61B055AF" w:rsidR="00D03DA0" w:rsidDel="005D7CD2" w:rsidRDefault="00605357" w:rsidP="00FD7371">
      <w:pPr>
        <w:ind w:left="720" w:firstLine="720"/>
        <w:rPr>
          <w:del w:id="1920" w:author="Danni Liu" w:date="2020-06-16T10:29:00Z"/>
        </w:rPr>
      </w:pPr>
      <w:del w:id="1921" w:author="Danni Liu" w:date="2020-06-16T10:29:00Z">
        <w:r w:rsidRPr="00197F05" w:rsidDel="005D7CD2">
          <w:object w:dxaOrig="1176" w:dyaOrig="816" w14:anchorId="5839E95B">
            <v:shape id="_x0000_i1026" type="#_x0000_t75" style="width:56.5pt;height:41pt" o:ole="">
              <v:imagedata r:id="rId58" o:title=""/>
            </v:shape>
            <o:OLEObject Type="Embed" ProgID="Package" ShapeID="_x0000_i1026" DrawAspect="Content" ObjectID="_1660644029" r:id="rId59"/>
          </w:object>
        </w:r>
      </w:del>
    </w:p>
    <w:p w14:paraId="29D54B0E" w14:textId="46454081" w:rsidR="00503FCA" w:rsidDel="005D7CD2" w:rsidRDefault="00503FCA" w:rsidP="00503FCA">
      <w:pPr>
        <w:pStyle w:val="ListParagraph"/>
        <w:spacing w:after="0" w:line="240" w:lineRule="auto"/>
        <w:ind w:left="1080"/>
        <w:contextualSpacing w:val="0"/>
        <w:rPr>
          <w:del w:id="1922" w:author="Danni Liu" w:date="2020-06-16T10:29:00Z"/>
        </w:rPr>
      </w:pPr>
      <w:del w:id="1923" w:author="Danni Liu" w:date="2020-06-16T10:29:00Z">
        <w:r w:rsidDel="005D7CD2">
          <w:delText>This file is also present at</w:delText>
        </w:r>
      </w:del>
    </w:p>
    <w:p w14:paraId="76AD27A8" w14:textId="69C85C45" w:rsidR="00503FCA" w:rsidDel="005D7CD2" w:rsidRDefault="00503FCA" w:rsidP="00503FCA">
      <w:pPr>
        <w:pStyle w:val="ListParagraph"/>
        <w:spacing w:after="0" w:line="240" w:lineRule="auto"/>
        <w:ind w:left="1080"/>
        <w:contextualSpacing w:val="0"/>
        <w:rPr>
          <w:del w:id="1924" w:author="Danni Liu" w:date="2020-06-16T10:29:00Z"/>
        </w:rPr>
      </w:pPr>
    </w:p>
    <w:p w14:paraId="6BD7547C" w14:textId="5D4A6DA8" w:rsidR="00503FCA" w:rsidDel="005D7CD2" w:rsidRDefault="00503FCA" w:rsidP="00503FCA">
      <w:pPr>
        <w:spacing w:after="0" w:line="240" w:lineRule="auto"/>
        <w:ind w:left="360" w:firstLine="720"/>
        <w:rPr>
          <w:del w:id="1925" w:author="Danni Liu" w:date="2020-06-16T10:29:00Z"/>
        </w:rPr>
      </w:pPr>
      <w:del w:id="1926" w:author="Danni Liu" w:date="2020-06-16T10:29:00Z">
        <w:r w:rsidRPr="00367ACF" w:rsidDel="005D7CD2">
          <w:delText>svn://scm.it.att.com:13121/SOFTWARES_DEV/PREMIER/DOCS</w:delText>
        </w:r>
        <w:r w:rsidDel="005D7CD2">
          <w:delText>/XMLFiles/</w:delText>
        </w:r>
        <w:r w:rsidR="00016881" w:rsidDel="005D7CD2">
          <w:delText>cs</w:delText>
        </w:r>
        <w:r w:rsidDel="005D7CD2">
          <w:delText>jdbc-module.xml</w:delText>
        </w:r>
      </w:del>
    </w:p>
    <w:p w14:paraId="3ED10E03" w14:textId="0B5DB0A8" w:rsidR="00503FCA" w:rsidDel="005D7CD2" w:rsidRDefault="00503FCA" w:rsidP="00503FCA">
      <w:pPr>
        <w:spacing w:after="0" w:line="240" w:lineRule="auto"/>
        <w:ind w:left="360" w:firstLine="720"/>
        <w:rPr>
          <w:del w:id="1927" w:author="Danni Liu" w:date="2020-06-16T10:29:00Z"/>
        </w:rPr>
      </w:pPr>
    </w:p>
    <w:p w14:paraId="75135165" w14:textId="467D50F6" w:rsidR="00503FCA" w:rsidDel="005D7CD2" w:rsidRDefault="00503FCA" w:rsidP="00503FCA">
      <w:pPr>
        <w:spacing w:after="0" w:line="240" w:lineRule="auto"/>
        <w:ind w:left="1080"/>
        <w:rPr>
          <w:del w:id="1928" w:author="Danni Liu" w:date="2020-06-16T10:29:00Z"/>
        </w:rPr>
      </w:pPr>
      <w:del w:id="1929" w:author="Danni Liu" w:date="2020-06-16T10:29:00Z">
        <w:r w:rsidDel="005D7CD2">
          <w:delText xml:space="preserve">NOTE: Please validate the XML tags if copying the file directly from this document. There is a chance of it </w:delText>
        </w:r>
        <w:r w:rsidR="00A03096" w:rsidDel="005D7CD2">
          <w:delText>being</w:delText>
        </w:r>
        <w:r w:rsidDel="005D7CD2">
          <w:delText xml:space="preserve"> corrupted at the start of the file or truncated.</w:delText>
        </w:r>
      </w:del>
    </w:p>
    <w:p w14:paraId="01267466" w14:textId="5097C3D5" w:rsidR="00503FCA" w:rsidDel="005D7CD2" w:rsidRDefault="00503FCA" w:rsidP="00503FCA">
      <w:pPr>
        <w:rPr>
          <w:del w:id="1930" w:author="Danni Liu" w:date="2020-06-16T10:29:00Z"/>
        </w:rPr>
      </w:pPr>
    </w:p>
    <w:p w14:paraId="3B4C2554" w14:textId="3E816974" w:rsidR="00503FCA" w:rsidDel="005D7CD2" w:rsidRDefault="00503FCA" w:rsidP="00371E7F">
      <w:pPr>
        <w:pStyle w:val="ListParagraph"/>
        <w:numPr>
          <w:ilvl w:val="0"/>
          <w:numId w:val="10"/>
        </w:numPr>
        <w:spacing w:after="0" w:line="240" w:lineRule="auto"/>
        <w:contextualSpacing w:val="0"/>
        <w:rPr>
          <w:del w:id="1931" w:author="Danni Liu" w:date="2020-06-16T10:29:00Z"/>
        </w:rPr>
      </w:pPr>
      <w:del w:id="1932" w:author="Danni Liu" w:date="2020-06-16T10:29:00Z">
        <w:r w:rsidDel="005D7CD2">
          <w:delText xml:space="preserve">Copy the </w:delText>
        </w:r>
        <w:r w:rsidRPr="00FD7371" w:rsidDel="005D7CD2">
          <w:delText>csjdbc-1608.0.1</w:delText>
        </w:r>
        <w:r w:rsidDel="005D7CD2">
          <w:delText>.jar(present inside JARS Folder) which is also available from local maven repository at  “</w:delText>
        </w:r>
        <w:r w:rsidRPr="003971E9" w:rsidDel="005D7CD2">
          <w:delText>M2_REPO\com\att\premier\</w:delText>
        </w:r>
        <w:r w:rsidRPr="00FD7371" w:rsidDel="005D7CD2">
          <w:delText xml:space="preserve"> csjdbc</w:delText>
        </w:r>
        <w:r w:rsidRPr="003971E9" w:rsidDel="005D7CD2">
          <w:delText>\</w:delText>
        </w:r>
        <w:r w:rsidRPr="00FD7371" w:rsidDel="005D7CD2">
          <w:delText xml:space="preserve"> 1608.0.1</w:delText>
        </w:r>
        <w:r w:rsidDel="005D7CD2">
          <w:delText xml:space="preserve">” provided you have installed MVN Premier Project setup executed earlier. </w:delText>
        </w:r>
      </w:del>
    </w:p>
    <w:p w14:paraId="7340CACD" w14:textId="05B75EA9" w:rsidR="00503FCA" w:rsidDel="005D7CD2" w:rsidRDefault="00503FCA" w:rsidP="00503FCA">
      <w:pPr>
        <w:pStyle w:val="ListParagraph"/>
        <w:spacing w:after="0" w:line="240" w:lineRule="auto"/>
        <w:ind w:left="1080"/>
        <w:contextualSpacing w:val="0"/>
        <w:rPr>
          <w:del w:id="1933" w:author="Danni Liu" w:date="2020-06-16T10:29:00Z"/>
        </w:rPr>
      </w:pPr>
    </w:p>
    <w:p w14:paraId="17B10420" w14:textId="03298239" w:rsidR="00503FCA" w:rsidDel="005D7CD2" w:rsidRDefault="00503FCA" w:rsidP="00503FCA">
      <w:pPr>
        <w:pStyle w:val="ListParagraph"/>
        <w:spacing w:after="0" w:line="240" w:lineRule="auto"/>
        <w:ind w:left="1080"/>
        <w:contextualSpacing w:val="0"/>
        <w:rPr>
          <w:del w:id="1934" w:author="Danni Liu" w:date="2020-06-16T10:29:00Z"/>
        </w:rPr>
      </w:pPr>
      <w:del w:id="1935" w:author="Danni Liu" w:date="2020-06-16T10:29:00Z">
        <w:r w:rsidDel="005D7CD2">
          <w:delText>The jar can be downloaded from Maven repository at</w:delText>
        </w:r>
      </w:del>
    </w:p>
    <w:p w14:paraId="7CF7F798" w14:textId="6A75642D" w:rsidR="00503FCA" w:rsidDel="005D7CD2" w:rsidRDefault="00503FCA" w:rsidP="00503FCA">
      <w:pPr>
        <w:pStyle w:val="ListParagraph"/>
        <w:spacing w:after="0" w:line="240" w:lineRule="auto"/>
        <w:ind w:left="1080"/>
        <w:contextualSpacing w:val="0"/>
        <w:rPr>
          <w:del w:id="1936" w:author="Danni Liu" w:date="2020-06-16T10:29:00Z"/>
        </w:rPr>
      </w:pPr>
    </w:p>
    <w:p w14:paraId="4FE2765B" w14:textId="27A6B2FC" w:rsidR="00503FCA" w:rsidDel="005D7CD2" w:rsidRDefault="00503FCA" w:rsidP="00503FCA">
      <w:pPr>
        <w:pStyle w:val="ListParagraph"/>
        <w:spacing w:after="0" w:line="240" w:lineRule="auto"/>
        <w:ind w:left="1080"/>
        <w:contextualSpacing w:val="0"/>
        <w:rPr>
          <w:del w:id="1937" w:author="Danni Liu" w:date="2020-06-16T10:29:00Z"/>
        </w:rPr>
      </w:pPr>
      <w:del w:id="1938" w:author="Danni Liu" w:date="2020-06-16T10:29:00Z">
        <w:r w:rsidDel="005D7CD2">
          <w:delText>“</w:delText>
        </w:r>
        <w:r w:rsidRPr="00FD7371" w:rsidDel="005D7CD2">
          <w:delText>http://mavencentral.it.att.com:8084/nexus/content/repositories/att-repository-releases/com/att/premier/csjdbc/1608.0.1/</w:delText>
        </w:r>
        <w:r w:rsidDel="005D7CD2">
          <w:delText>”</w:delText>
        </w:r>
      </w:del>
    </w:p>
    <w:p w14:paraId="3DE36FE1" w14:textId="412D22BF" w:rsidR="00503FCA" w:rsidDel="005D7CD2" w:rsidRDefault="00503FCA" w:rsidP="00FD7371">
      <w:pPr>
        <w:ind w:left="720" w:firstLine="720"/>
        <w:rPr>
          <w:del w:id="1939" w:author="Danni Liu" w:date="2020-06-16T10:29:00Z"/>
        </w:rPr>
      </w:pPr>
    </w:p>
    <w:p w14:paraId="5947D704" w14:textId="7B9AD1E0" w:rsidR="007476CB" w:rsidDel="005D7CD2" w:rsidRDefault="007476CB" w:rsidP="00FD7371">
      <w:pPr>
        <w:ind w:left="720" w:firstLine="720"/>
        <w:rPr>
          <w:del w:id="1940" w:author="Danni Liu" w:date="2020-06-16T10:29:00Z"/>
        </w:rPr>
      </w:pPr>
    </w:p>
    <w:p w14:paraId="34108AD9" w14:textId="77777777" w:rsidR="007476CB" w:rsidDel="005D7CD2" w:rsidRDefault="007476CB" w:rsidP="00FD7371">
      <w:pPr>
        <w:ind w:left="720" w:firstLine="720"/>
        <w:rPr>
          <w:del w:id="1941" w:author="Danni Liu" w:date="2020-06-16T10:31:00Z"/>
        </w:rPr>
      </w:pPr>
    </w:p>
    <w:p w14:paraId="79AB6ADD" w14:textId="50F6AEEE" w:rsidR="007476CB" w:rsidDel="005D7CD2" w:rsidRDefault="007476CB" w:rsidP="007476CB">
      <w:pPr>
        <w:pStyle w:val="Heading1"/>
        <w:rPr>
          <w:del w:id="1942" w:author="Danni Liu" w:date="2020-06-16T10:31:00Z"/>
        </w:rPr>
      </w:pPr>
      <w:bookmarkStart w:id="1943" w:name="_Toc40807570"/>
      <w:del w:id="1944" w:author="Danni Liu" w:date="2020-06-16T10:29:00Z">
        <w:r w:rsidRPr="001647E3" w:rsidDel="005D7CD2">
          <w:delText>Configuring Data</w:delText>
        </w:r>
        <w:r w:rsidR="006916D7" w:rsidDel="005D7CD2">
          <w:delText xml:space="preserve"> </w:delText>
        </w:r>
        <w:r w:rsidRPr="001647E3" w:rsidDel="005D7CD2">
          <w:delText>source</w:delText>
        </w:r>
        <w:r w:rsidDel="005D7CD2">
          <w:delText>s</w:delText>
        </w:r>
        <w:r w:rsidRPr="001647E3" w:rsidDel="005D7CD2">
          <w:delText xml:space="preserve"> in JB</w:delText>
        </w:r>
        <w:r w:rsidDel="005D7CD2">
          <w:delText>oss</w:delText>
        </w:r>
      </w:del>
      <w:bookmarkEnd w:id="1943"/>
    </w:p>
    <w:p w14:paraId="402F9DCA" w14:textId="22A1B55B" w:rsidR="007476CB" w:rsidRPr="00D03DA0" w:rsidDel="005D7CD2" w:rsidRDefault="007476CB" w:rsidP="00FD7371">
      <w:pPr>
        <w:ind w:left="720" w:firstLine="720"/>
        <w:rPr>
          <w:del w:id="1945" w:author="Danni Liu" w:date="2020-06-16T10:31:00Z"/>
        </w:rPr>
      </w:pPr>
    </w:p>
    <w:p w14:paraId="1D2FBC2F" w14:textId="630A85DF" w:rsidR="005D7CD2" w:rsidRPr="005D7CD2" w:rsidDel="00FE5F58" w:rsidRDefault="000B4FD0">
      <w:pPr>
        <w:rPr>
          <w:del w:id="1946" w:author="Danni Liu" w:date="2020-07-09T21:43:00Z"/>
          <w:rPrChange w:id="1947" w:author="Danni Liu" w:date="2020-06-16T10:30:00Z">
            <w:rPr>
              <w:del w:id="1948" w:author="Danni Liu" w:date="2020-07-09T21:43:00Z"/>
            </w:rPr>
          </w:rPrChange>
        </w:rPr>
        <w:pPrChange w:id="1949" w:author="Danni Liu" w:date="2020-06-16T10:30:00Z">
          <w:pPr>
            <w:pStyle w:val="Heading2"/>
          </w:pPr>
        </w:pPrChange>
      </w:pPr>
      <w:bookmarkStart w:id="1950" w:name="_Toc40807571"/>
      <w:del w:id="1951" w:author="Danni Liu" w:date="2020-06-16T10:30:00Z">
        <w:r w:rsidRPr="006E7144" w:rsidDel="005D7CD2">
          <w:delText>Datasource configuration</w:delText>
        </w:r>
      </w:del>
      <w:bookmarkEnd w:id="1950"/>
    </w:p>
    <w:p w14:paraId="1114D3D4" w14:textId="233F4DAF" w:rsidR="000B4FD0" w:rsidDel="005D7CD2" w:rsidRDefault="000B4FD0" w:rsidP="000B4FD0">
      <w:pPr>
        <w:rPr>
          <w:del w:id="1952" w:author="Danni Liu" w:date="2020-06-16T10:31:00Z"/>
        </w:rPr>
      </w:pPr>
    </w:p>
    <w:p w14:paraId="670F28C8" w14:textId="6979BE01" w:rsidR="00D03DA0" w:rsidDel="005D7CD2" w:rsidRDefault="00D03DA0" w:rsidP="00371E7F">
      <w:pPr>
        <w:pStyle w:val="ListParagraph"/>
        <w:numPr>
          <w:ilvl w:val="0"/>
          <w:numId w:val="11"/>
        </w:numPr>
        <w:spacing w:after="0" w:line="240" w:lineRule="auto"/>
        <w:rPr>
          <w:del w:id="1953" w:author="Danni Liu" w:date="2020-06-16T10:30:00Z"/>
        </w:rPr>
      </w:pPr>
      <w:del w:id="1954" w:author="Danni Liu" w:date="2020-06-16T10:30:00Z">
        <w:r w:rsidDel="005D7CD2">
          <w:delText>Datasources can be configured in 2 ways. We can add datasources in standalone.xml file or else create a separate .xml file for configuring datasources.</w:delText>
        </w:r>
        <w:r w:rsidR="00510417" w:rsidDel="005D7CD2">
          <w:delText xml:space="preserve">  The </w:delText>
        </w:r>
        <w:r w:rsidR="006916D7" w:rsidDel="005D7CD2">
          <w:delText>easiest</w:delText>
        </w:r>
        <w:r w:rsidR="00510417" w:rsidDel="005D7CD2">
          <w:delText xml:space="preserve"> </w:delText>
        </w:r>
        <w:r w:rsidR="006916D7" w:rsidDel="005D7CD2">
          <w:delText>route is to create a separate .xml file, so for this you can skip directly</w:delText>
        </w:r>
        <w:r w:rsidR="00510417" w:rsidDel="005D7CD2">
          <w:delText xml:space="preserve"> </w:delText>
        </w:r>
        <w:r w:rsidR="006916D7" w:rsidDel="005D7CD2">
          <w:delText xml:space="preserve">to </w:delText>
        </w:r>
        <w:r w:rsidR="00510417" w:rsidDel="005D7CD2">
          <w:delText>step 4. Steps 2-3 are informational</w:delText>
        </w:r>
        <w:r w:rsidR="006916D7" w:rsidDel="005D7CD2">
          <w:delText xml:space="preserve"> in case you want to modify the standalone.xml directly</w:delText>
        </w:r>
        <w:r w:rsidR="00510417" w:rsidDel="005D7CD2">
          <w:delText>.</w:delText>
        </w:r>
      </w:del>
    </w:p>
    <w:p w14:paraId="4B9C6669" w14:textId="7E7B2EE3" w:rsidR="00D03DA0" w:rsidDel="005D7CD2" w:rsidRDefault="00D03DA0" w:rsidP="00D03DA0">
      <w:pPr>
        <w:spacing w:after="0" w:line="240" w:lineRule="auto"/>
        <w:ind w:left="720"/>
        <w:rPr>
          <w:del w:id="1955" w:author="Danni Liu" w:date="2020-06-16T10:30:00Z"/>
        </w:rPr>
      </w:pPr>
    </w:p>
    <w:p w14:paraId="4A11973F" w14:textId="0BDE31B8" w:rsidR="00D03DA0" w:rsidDel="005D7CD2" w:rsidRDefault="006916D7" w:rsidP="00371E7F">
      <w:pPr>
        <w:pStyle w:val="ListParagraph"/>
        <w:numPr>
          <w:ilvl w:val="0"/>
          <w:numId w:val="11"/>
        </w:numPr>
        <w:spacing w:after="0" w:line="240" w:lineRule="auto"/>
        <w:rPr>
          <w:del w:id="1956" w:author="Danni Liu" w:date="2020-06-16T10:30:00Z"/>
        </w:rPr>
      </w:pPr>
      <w:del w:id="1957" w:author="Danni Liu" w:date="2020-06-16T10:30:00Z">
        <w:r w:rsidDel="005D7CD2">
          <w:delText xml:space="preserve">(informational) </w:delText>
        </w:r>
        <w:r w:rsidR="00D03DA0" w:rsidDel="005D7CD2">
          <w:delText xml:space="preserve">For each datasource configuration we need to add the following lines of code in .xml file within </w:delText>
        </w:r>
        <w:r w:rsidR="00D03DA0" w:rsidRPr="00653160" w:rsidDel="005D7CD2">
          <w:delText>&lt;datasources&gt; &lt;</w:delText>
        </w:r>
        <w:r w:rsidR="00D03DA0" w:rsidDel="005D7CD2">
          <w:delText>/</w:delText>
        </w:r>
        <w:r w:rsidR="00D03DA0" w:rsidRPr="00653160" w:rsidDel="005D7CD2">
          <w:delText>datasources&gt;</w:delText>
        </w:r>
        <w:r w:rsidR="00D03DA0" w:rsidDel="005D7CD2">
          <w:delText xml:space="preserve"> tag. Check the jndi-name and the URL for the datasource.</w:delText>
        </w:r>
      </w:del>
    </w:p>
    <w:p w14:paraId="1FE42235" w14:textId="662607B4" w:rsidR="00D03DA0" w:rsidDel="005D7CD2" w:rsidRDefault="00D03DA0" w:rsidP="00D03DA0">
      <w:pPr>
        <w:pStyle w:val="ListParagraph"/>
        <w:spacing w:after="0" w:line="240" w:lineRule="auto"/>
        <w:ind w:left="1080"/>
        <w:rPr>
          <w:del w:id="1958" w:author="Danni Liu" w:date="2020-06-16T10:30:00Z"/>
        </w:rPr>
      </w:pPr>
    </w:p>
    <w:p w14:paraId="0E010853" w14:textId="170DAC74" w:rsidR="00D03DA0" w:rsidRPr="00D03DA0" w:rsidDel="005D7CD2" w:rsidRDefault="00D03DA0" w:rsidP="00D03DA0">
      <w:pPr>
        <w:spacing w:after="0" w:line="240" w:lineRule="auto"/>
        <w:ind w:left="1440"/>
        <w:rPr>
          <w:del w:id="1959" w:author="Danni Liu" w:date="2020-06-16T10:30:00Z"/>
          <w:b/>
          <w:sz w:val="16"/>
          <w:szCs w:val="16"/>
        </w:rPr>
      </w:pPr>
      <w:del w:id="1960" w:author="Danni Liu" w:date="2020-06-16T10:30:00Z">
        <w:r w:rsidRPr="00D03DA0" w:rsidDel="005D7CD2">
          <w:rPr>
            <w:b/>
            <w:sz w:val="16"/>
            <w:szCs w:val="16"/>
          </w:rPr>
          <w:delText>&lt;xa-datasource jndi-name="java:/ATT_DS" pool-name="ATT_DS" enabled="true" use-ccm="true" statistics-enabled="false"&gt;</w:delText>
        </w:r>
      </w:del>
    </w:p>
    <w:p w14:paraId="58A90D0D" w14:textId="7147334F" w:rsidR="00D03DA0" w:rsidRPr="00D03DA0" w:rsidDel="005D7CD2" w:rsidRDefault="00D03DA0" w:rsidP="00D03DA0">
      <w:pPr>
        <w:spacing w:after="0" w:line="240" w:lineRule="auto"/>
        <w:ind w:left="1440"/>
        <w:rPr>
          <w:del w:id="1961" w:author="Danni Liu" w:date="2020-06-16T10:30:00Z"/>
          <w:b/>
          <w:sz w:val="16"/>
          <w:szCs w:val="16"/>
        </w:rPr>
      </w:pPr>
      <w:del w:id="1962" w:author="Danni Liu" w:date="2020-06-16T10:30:00Z">
        <w:r w:rsidRPr="00D03DA0" w:rsidDel="005D7CD2">
          <w:rPr>
            <w:b/>
            <w:sz w:val="16"/>
            <w:szCs w:val="16"/>
          </w:rPr>
          <w:delText xml:space="preserve">                    &lt;xa-datasource-property name="URL"&gt;</w:delText>
        </w:r>
      </w:del>
    </w:p>
    <w:p w14:paraId="68668EB3" w14:textId="318D0F56" w:rsidR="00D03DA0" w:rsidRPr="00D03DA0" w:rsidDel="005D7CD2" w:rsidRDefault="00D03DA0" w:rsidP="00D03DA0">
      <w:pPr>
        <w:spacing w:after="0" w:line="240" w:lineRule="auto"/>
        <w:ind w:left="1440"/>
        <w:rPr>
          <w:del w:id="1963" w:author="Danni Liu" w:date="2020-06-16T10:30:00Z"/>
          <w:b/>
          <w:sz w:val="16"/>
          <w:szCs w:val="16"/>
        </w:rPr>
      </w:pPr>
      <w:del w:id="1964" w:author="Danni Liu" w:date="2020-06-16T10:30:00Z">
        <w:r w:rsidRPr="00D03DA0" w:rsidDel="005D7CD2">
          <w:rPr>
            <w:b/>
            <w:sz w:val="16"/>
            <w:szCs w:val="16"/>
          </w:rPr>
          <w:delText xml:space="preserve">                        </w:delText>
        </w:r>
        <w:r w:rsidRPr="00D03DA0" w:rsidDel="005D7CD2">
          <w:rPr>
            <w:b/>
            <w:sz w:val="16"/>
            <w:szCs w:val="16"/>
          </w:rPr>
          <w:tab/>
          <w:delText>jdbc:oracle:thin:@bsdevecdb03lh7.edc.cingular.net:1524:dev10</w:delText>
        </w:r>
      </w:del>
    </w:p>
    <w:p w14:paraId="417D6735" w14:textId="0A96C647" w:rsidR="00D03DA0" w:rsidRPr="00D03DA0" w:rsidDel="005D7CD2" w:rsidRDefault="00D03DA0" w:rsidP="00D03DA0">
      <w:pPr>
        <w:spacing w:after="0" w:line="240" w:lineRule="auto"/>
        <w:ind w:left="1440"/>
        <w:rPr>
          <w:del w:id="1965" w:author="Danni Liu" w:date="2020-06-16T10:30:00Z"/>
          <w:b/>
          <w:sz w:val="16"/>
          <w:szCs w:val="16"/>
        </w:rPr>
      </w:pPr>
      <w:del w:id="1966" w:author="Danni Liu" w:date="2020-06-16T10:30:00Z">
        <w:r w:rsidRPr="00D03DA0" w:rsidDel="005D7CD2">
          <w:rPr>
            <w:b/>
            <w:sz w:val="16"/>
            <w:szCs w:val="16"/>
          </w:rPr>
          <w:delText xml:space="preserve">                    &lt;/xa-datasource-property&gt;</w:delText>
        </w:r>
      </w:del>
    </w:p>
    <w:p w14:paraId="02ED319A" w14:textId="463EA064" w:rsidR="00D03DA0" w:rsidRPr="00D03DA0" w:rsidDel="005D7CD2" w:rsidRDefault="00D03DA0" w:rsidP="00D03DA0">
      <w:pPr>
        <w:spacing w:after="0" w:line="240" w:lineRule="auto"/>
        <w:ind w:left="1440"/>
        <w:rPr>
          <w:del w:id="1967" w:author="Danni Liu" w:date="2020-06-16T10:30:00Z"/>
          <w:b/>
          <w:sz w:val="16"/>
          <w:szCs w:val="16"/>
        </w:rPr>
      </w:pPr>
      <w:del w:id="1968" w:author="Danni Liu" w:date="2020-06-16T10:30:00Z">
        <w:r w:rsidRPr="00D03DA0" w:rsidDel="005D7CD2">
          <w:rPr>
            <w:b/>
            <w:sz w:val="16"/>
            <w:szCs w:val="16"/>
          </w:rPr>
          <w:delText xml:space="preserve">                    &lt;xa-datasource-class&gt;oracle.jdbc.xa.client.OracleXADataSource&lt;/xa-datasource-class&gt;</w:delText>
        </w:r>
      </w:del>
    </w:p>
    <w:p w14:paraId="60949026" w14:textId="58DDE5B0" w:rsidR="00D03DA0" w:rsidRPr="00D03DA0" w:rsidDel="005D7CD2" w:rsidRDefault="00D03DA0" w:rsidP="00D03DA0">
      <w:pPr>
        <w:spacing w:after="0" w:line="240" w:lineRule="auto"/>
        <w:ind w:left="1440"/>
        <w:rPr>
          <w:del w:id="1969" w:author="Danni Liu" w:date="2020-06-16T10:30:00Z"/>
          <w:b/>
          <w:sz w:val="16"/>
          <w:szCs w:val="16"/>
        </w:rPr>
      </w:pPr>
      <w:del w:id="1970" w:author="Danni Liu" w:date="2020-06-16T10:30:00Z">
        <w:r w:rsidRPr="00D03DA0" w:rsidDel="005D7CD2">
          <w:rPr>
            <w:b/>
            <w:sz w:val="16"/>
            <w:szCs w:val="16"/>
          </w:rPr>
          <w:delText xml:space="preserve">                    &lt;driver&gt;oracle&lt;/driver&gt;</w:delText>
        </w:r>
      </w:del>
    </w:p>
    <w:p w14:paraId="3E6AEC48" w14:textId="41D8FB8C" w:rsidR="00D03DA0" w:rsidRPr="00D03DA0" w:rsidDel="005D7CD2" w:rsidRDefault="00D03DA0" w:rsidP="00D03DA0">
      <w:pPr>
        <w:spacing w:after="0" w:line="240" w:lineRule="auto"/>
        <w:ind w:left="1440"/>
        <w:rPr>
          <w:del w:id="1971" w:author="Danni Liu" w:date="2020-06-16T10:30:00Z"/>
          <w:b/>
          <w:sz w:val="16"/>
          <w:szCs w:val="16"/>
        </w:rPr>
      </w:pPr>
      <w:del w:id="1972" w:author="Danni Liu" w:date="2020-06-16T10:30:00Z">
        <w:r w:rsidRPr="00D03DA0" w:rsidDel="005D7CD2">
          <w:rPr>
            <w:b/>
            <w:sz w:val="16"/>
            <w:szCs w:val="16"/>
          </w:rPr>
          <w:delText xml:space="preserve">                    &lt;xa-pool&gt;</w:delText>
        </w:r>
      </w:del>
    </w:p>
    <w:p w14:paraId="26F754E8" w14:textId="4F1DAC8C" w:rsidR="00D03DA0" w:rsidRPr="00D03DA0" w:rsidDel="005D7CD2" w:rsidRDefault="00D03DA0" w:rsidP="00D03DA0">
      <w:pPr>
        <w:spacing w:after="0" w:line="240" w:lineRule="auto"/>
        <w:ind w:left="1440"/>
        <w:rPr>
          <w:del w:id="1973" w:author="Danni Liu" w:date="2020-06-16T10:30:00Z"/>
          <w:b/>
          <w:sz w:val="16"/>
          <w:szCs w:val="16"/>
        </w:rPr>
      </w:pPr>
      <w:del w:id="1974" w:author="Danni Liu" w:date="2020-06-16T10:30:00Z">
        <w:r w:rsidRPr="00D03DA0" w:rsidDel="005D7CD2">
          <w:rPr>
            <w:b/>
            <w:sz w:val="16"/>
            <w:szCs w:val="16"/>
          </w:rPr>
          <w:delText xml:space="preserve">                        </w:delText>
        </w:r>
        <w:r w:rsidRPr="00D03DA0" w:rsidDel="005D7CD2">
          <w:rPr>
            <w:b/>
            <w:sz w:val="16"/>
            <w:szCs w:val="16"/>
          </w:rPr>
          <w:tab/>
          <w:delText>&lt;is-same-rm-override&gt;false&lt;/is-same-rm-override&gt;</w:delText>
        </w:r>
      </w:del>
    </w:p>
    <w:p w14:paraId="79811E72" w14:textId="5756E782" w:rsidR="00D03DA0" w:rsidRPr="00D03DA0" w:rsidDel="005D7CD2" w:rsidRDefault="00D03DA0" w:rsidP="00D03DA0">
      <w:pPr>
        <w:spacing w:after="0" w:line="240" w:lineRule="auto"/>
        <w:ind w:left="1440"/>
        <w:rPr>
          <w:del w:id="1975" w:author="Danni Liu" w:date="2020-06-16T10:30:00Z"/>
          <w:b/>
          <w:sz w:val="16"/>
          <w:szCs w:val="16"/>
        </w:rPr>
      </w:pPr>
      <w:del w:id="1976" w:author="Danni Liu" w:date="2020-06-16T10:30:00Z">
        <w:r w:rsidRPr="00D03DA0" w:rsidDel="005D7CD2">
          <w:rPr>
            <w:b/>
            <w:sz w:val="16"/>
            <w:szCs w:val="16"/>
          </w:rPr>
          <w:delText xml:space="preserve">                        </w:delText>
        </w:r>
        <w:r w:rsidRPr="00D03DA0" w:rsidDel="005D7CD2">
          <w:rPr>
            <w:b/>
            <w:sz w:val="16"/>
            <w:szCs w:val="16"/>
          </w:rPr>
          <w:tab/>
          <w:delText>&lt;interleaving&gt;false&lt;/interleaving&gt;</w:delText>
        </w:r>
      </w:del>
    </w:p>
    <w:p w14:paraId="6979F745" w14:textId="57609BC7" w:rsidR="00D03DA0" w:rsidRPr="00D03DA0" w:rsidDel="005D7CD2" w:rsidRDefault="00D03DA0" w:rsidP="00D03DA0">
      <w:pPr>
        <w:spacing w:after="0" w:line="240" w:lineRule="auto"/>
        <w:ind w:left="1440"/>
        <w:rPr>
          <w:del w:id="1977" w:author="Danni Liu" w:date="2020-06-16T10:30:00Z"/>
          <w:b/>
          <w:sz w:val="16"/>
          <w:szCs w:val="16"/>
        </w:rPr>
      </w:pPr>
      <w:del w:id="1978" w:author="Danni Liu" w:date="2020-06-16T10:30:00Z">
        <w:r w:rsidRPr="00D03DA0" w:rsidDel="005D7CD2">
          <w:rPr>
            <w:b/>
            <w:sz w:val="16"/>
            <w:szCs w:val="16"/>
          </w:rPr>
          <w:delText xml:space="preserve">                        </w:delText>
        </w:r>
        <w:r w:rsidRPr="00D03DA0" w:rsidDel="005D7CD2">
          <w:rPr>
            <w:b/>
            <w:sz w:val="16"/>
            <w:szCs w:val="16"/>
          </w:rPr>
          <w:tab/>
          <w:delText>&lt;pad-xid&gt;false&lt;/pad-xid&gt;</w:delText>
        </w:r>
      </w:del>
    </w:p>
    <w:p w14:paraId="070FF5A6" w14:textId="62EFC72D" w:rsidR="00D03DA0" w:rsidRPr="00D03DA0" w:rsidDel="005D7CD2" w:rsidRDefault="00D03DA0" w:rsidP="00D03DA0">
      <w:pPr>
        <w:spacing w:after="0" w:line="240" w:lineRule="auto"/>
        <w:ind w:left="1440"/>
        <w:rPr>
          <w:del w:id="1979" w:author="Danni Liu" w:date="2020-06-16T10:30:00Z"/>
          <w:b/>
          <w:sz w:val="16"/>
          <w:szCs w:val="16"/>
        </w:rPr>
      </w:pPr>
      <w:del w:id="1980" w:author="Danni Liu" w:date="2020-06-16T10:30:00Z">
        <w:r w:rsidRPr="00D03DA0" w:rsidDel="005D7CD2">
          <w:rPr>
            <w:b/>
            <w:sz w:val="16"/>
            <w:szCs w:val="16"/>
          </w:rPr>
          <w:delText xml:space="preserve">                        </w:delText>
        </w:r>
        <w:r w:rsidRPr="00D03DA0" w:rsidDel="005D7CD2">
          <w:rPr>
            <w:b/>
            <w:sz w:val="16"/>
            <w:szCs w:val="16"/>
          </w:rPr>
          <w:tab/>
          <w:delText>&lt;wrap-xa-resource&gt;false&lt;/wrap-xa-resource&gt;</w:delText>
        </w:r>
      </w:del>
    </w:p>
    <w:p w14:paraId="0A4FA425" w14:textId="01A41C62" w:rsidR="00D03DA0" w:rsidRPr="00D03DA0" w:rsidDel="005D7CD2" w:rsidRDefault="00D03DA0" w:rsidP="00D03DA0">
      <w:pPr>
        <w:spacing w:after="0" w:line="240" w:lineRule="auto"/>
        <w:ind w:left="1440"/>
        <w:rPr>
          <w:del w:id="1981" w:author="Danni Liu" w:date="2020-06-16T10:30:00Z"/>
          <w:b/>
          <w:sz w:val="16"/>
          <w:szCs w:val="16"/>
        </w:rPr>
      </w:pPr>
      <w:del w:id="1982" w:author="Danni Liu" w:date="2020-06-16T10:30:00Z">
        <w:r w:rsidRPr="00D03DA0" w:rsidDel="005D7CD2">
          <w:rPr>
            <w:b/>
            <w:sz w:val="16"/>
            <w:szCs w:val="16"/>
          </w:rPr>
          <w:delText xml:space="preserve">                    &lt;/xa-pool&gt;</w:delText>
        </w:r>
      </w:del>
    </w:p>
    <w:p w14:paraId="2C58D3D1" w14:textId="128B8816" w:rsidR="00D03DA0" w:rsidRPr="00D03DA0" w:rsidDel="005D7CD2" w:rsidRDefault="00D03DA0" w:rsidP="00D03DA0">
      <w:pPr>
        <w:spacing w:after="0" w:line="240" w:lineRule="auto"/>
        <w:ind w:left="1440"/>
        <w:rPr>
          <w:del w:id="1983" w:author="Danni Liu" w:date="2020-06-16T10:30:00Z"/>
          <w:b/>
          <w:sz w:val="16"/>
          <w:szCs w:val="16"/>
        </w:rPr>
      </w:pPr>
      <w:del w:id="1984" w:author="Danni Liu" w:date="2020-06-16T10:30:00Z">
        <w:r w:rsidRPr="00D03DA0" w:rsidDel="005D7CD2">
          <w:rPr>
            <w:b/>
            <w:sz w:val="16"/>
            <w:szCs w:val="16"/>
          </w:rPr>
          <w:delText xml:space="preserve">                    &lt;security&gt;</w:delText>
        </w:r>
      </w:del>
    </w:p>
    <w:p w14:paraId="66C2D17D" w14:textId="5E926C2A" w:rsidR="00D03DA0" w:rsidRPr="00D03DA0" w:rsidDel="005D7CD2" w:rsidRDefault="00D03DA0" w:rsidP="00D03DA0">
      <w:pPr>
        <w:spacing w:after="0" w:line="240" w:lineRule="auto"/>
        <w:ind w:left="1440"/>
        <w:rPr>
          <w:del w:id="1985" w:author="Danni Liu" w:date="2020-06-16T10:30:00Z"/>
          <w:b/>
          <w:sz w:val="16"/>
          <w:szCs w:val="16"/>
        </w:rPr>
      </w:pPr>
      <w:del w:id="1986" w:author="Danni Liu" w:date="2020-06-16T10:30:00Z">
        <w:r w:rsidRPr="00D03DA0" w:rsidDel="005D7CD2">
          <w:rPr>
            <w:b/>
            <w:sz w:val="16"/>
            <w:szCs w:val="16"/>
          </w:rPr>
          <w:delText xml:space="preserve">                       </w:delText>
        </w:r>
        <w:r w:rsidRPr="00D03DA0" w:rsidDel="005D7CD2">
          <w:rPr>
            <w:b/>
            <w:sz w:val="16"/>
            <w:szCs w:val="16"/>
          </w:rPr>
          <w:tab/>
          <w:delText xml:space="preserve"> &lt;user-name&gt;premierapp&lt;/user-name&gt;</w:delText>
        </w:r>
      </w:del>
    </w:p>
    <w:p w14:paraId="5AEB9D12" w14:textId="3943D617" w:rsidR="00D03DA0" w:rsidRPr="00D03DA0" w:rsidDel="005D7CD2" w:rsidRDefault="00D03DA0" w:rsidP="00D03DA0">
      <w:pPr>
        <w:spacing w:after="0" w:line="240" w:lineRule="auto"/>
        <w:ind w:left="1440"/>
        <w:rPr>
          <w:del w:id="1987" w:author="Danni Liu" w:date="2020-06-16T10:30:00Z"/>
          <w:b/>
          <w:sz w:val="16"/>
          <w:szCs w:val="16"/>
        </w:rPr>
      </w:pPr>
      <w:del w:id="1988" w:author="Danni Liu" w:date="2020-06-16T10:30:00Z">
        <w:r w:rsidRPr="00D03DA0" w:rsidDel="005D7CD2">
          <w:rPr>
            <w:b/>
            <w:sz w:val="16"/>
            <w:szCs w:val="16"/>
          </w:rPr>
          <w:delText xml:space="preserve">                        </w:delText>
        </w:r>
        <w:r w:rsidRPr="00D03DA0" w:rsidDel="005D7CD2">
          <w:rPr>
            <w:b/>
            <w:sz w:val="16"/>
            <w:szCs w:val="16"/>
          </w:rPr>
          <w:tab/>
          <w:delText>&lt;password&gt;premierapp&lt;/password&gt;</w:delText>
        </w:r>
      </w:del>
    </w:p>
    <w:p w14:paraId="1BF5B4A0" w14:textId="0CAEFE33" w:rsidR="00D03DA0" w:rsidRPr="00D03DA0" w:rsidDel="005D7CD2" w:rsidRDefault="00D03DA0" w:rsidP="00D03DA0">
      <w:pPr>
        <w:spacing w:after="0" w:line="240" w:lineRule="auto"/>
        <w:ind w:left="1440"/>
        <w:rPr>
          <w:del w:id="1989" w:author="Danni Liu" w:date="2020-06-16T10:30:00Z"/>
          <w:b/>
          <w:sz w:val="16"/>
          <w:szCs w:val="16"/>
        </w:rPr>
      </w:pPr>
      <w:del w:id="1990" w:author="Danni Liu" w:date="2020-06-16T10:30:00Z">
        <w:r w:rsidRPr="00D03DA0" w:rsidDel="005D7CD2">
          <w:rPr>
            <w:b/>
            <w:sz w:val="16"/>
            <w:szCs w:val="16"/>
          </w:rPr>
          <w:delText xml:space="preserve">                    &lt;/security&gt;</w:delText>
        </w:r>
      </w:del>
    </w:p>
    <w:p w14:paraId="3C1F25FB" w14:textId="1E7AE8E7" w:rsidR="00D03DA0" w:rsidRPr="00D03DA0" w:rsidDel="005D7CD2" w:rsidRDefault="00D03DA0" w:rsidP="00D03DA0">
      <w:pPr>
        <w:spacing w:after="0" w:line="240" w:lineRule="auto"/>
        <w:ind w:left="1440"/>
        <w:rPr>
          <w:del w:id="1991" w:author="Danni Liu" w:date="2020-06-16T10:30:00Z"/>
          <w:b/>
          <w:sz w:val="16"/>
          <w:szCs w:val="16"/>
        </w:rPr>
      </w:pPr>
      <w:del w:id="1992" w:author="Danni Liu" w:date="2020-06-16T10:30:00Z">
        <w:r w:rsidRPr="00D03DA0" w:rsidDel="005D7CD2">
          <w:rPr>
            <w:b/>
            <w:sz w:val="16"/>
            <w:szCs w:val="16"/>
          </w:rPr>
          <w:delText xml:space="preserve">                    &lt;validation&gt;</w:delText>
        </w:r>
      </w:del>
    </w:p>
    <w:p w14:paraId="1200EF72" w14:textId="116903CB" w:rsidR="00D03DA0" w:rsidRPr="00D03DA0" w:rsidDel="005D7CD2" w:rsidRDefault="00D03DA0" w:rsidP="00D03DA0">
      <w:pPr>
        <w:spacing w:after="0" w:line="240" w:lineRule="auto"/>
        <w:ind w:left="1440"/>
        <w:rPr>
          <w:del w:id="1993" w:author="Danni Liu" w:date="2020-06-16T10:30:00Z"/>
          <w:b/>
          <w:sz w:val="16"/>
          <w:szCs w:val="16"/>
        </w:rPr>
      </w:pPr>
      <w:del w:id="1994" w:author="Danni Liu" w:date="2020-06-16T10:30:00Z">
        <w:r w:rsidRPr="00D03DA0" w:rsidDel="005D7CD2">
          <w:rPr>
            <w:b/>
            <w:sz w:val="16"/>
            <w:szCs w:val="16"/>
          </w:rPr>
          <w:delText xml:space="preserve">                        </w:delText>
        </w:r>
        <w:r w:rsidRPr="00D03DA0" w:rsidDel="005D7CD2">
          <w:rPr>
            <w:b/>
            <w:sz w:val="16"/>
            <w:szCs w:val="16"/>
          </w:rPr>
          <w:tab/>
          <w:delText>&lt;validate-on-match&gt;false&lt;/validate-on-match&gt;</w:delText>
        </w:r>
      </w:del>
    </w:p>
    <w:p w14:paraId="48EE930C" w14:textId="507CB4F2" w:rsidR="00D03DA0" w:rsidRPr="00D03DA0" w:rsidDel="005D7CD2" w:rsidRDefault="00D03DA0" w:rsidP="00D03DA0">
      <w:pPr>
        <w:spacing w:after="0" w:line="240" w:lineRule="auto"/>
        <w:ind w:left="1440"/>
        <w:rPr>
          <w:del w:id="1995" w:author="Danni Liu" w:date="2020-06-16T10:30:00Z"/>
          <w:b/>
          <w:sz w:val="16"/>
          <w:szCs w:val="16"/>
        </w:rPr>
      </w:pPr>
      <w:del w:id="1996" w:author="Danni Liu" w:date="2020-06-16T10:30:00Z">
        <w:r w:rsidRPr="00D03DA0" w:rsidDel="005D7CD2">
          <w:rPr>
            <w:b/>
            <w:sz w:val="16"/>
            <w:szCs w:val="16"/>
          </w:rPr>
          <w:delText xml:space="preserve">                        </w:delText>
        </w:r>
        <w:r w:rsidRPr="00D03DA0" w:rsidDel="005D7CD2">
          <w:rPr>
            <w:b/>
            <w:sz w:val="16"/>
            <w:szCs w:val="16"/>
          </w:rPr>
          <w:tab/>
          <w:delText>&lt;background-validation&gt;false&lt;/background-validation&gt;</w:delText>
        </w:r>
      </w:del>
    </w:p>
    <w:p w14:paraId="038C1AC4" w14:textId="57D9FB3A" w:rsidR="00D03DA0" w:rsidRPr="00D03DA0" w:rsidDel="005D7CD2" w:rsidRDefault="00D03DA0" w:rsidP="00D03DA0">
      <w:pPr>
        <w:spacing w:after="0" w:line="240" w:lineRule="auto"/>
        <w:ind w:left="1440"/>
        <w:rPr>
          <w:del w:id="1997" w:author="Danni Liu" w:date="2020-06-16T10:30:00Z"/>
          <w:b/>
          <w:sz w:val="16"/>
          <w:szCs w:val="16"/>
        </w:rPr>
      </w:pPr>
      <w:del w:id="1998" w:author="Danni Liu" w:date="2020-06-16T10:30:00Z">
        <w:r w:rsidRPr="00D03DA0" w:rsidDel="005D7CD2">
          <w:rPr>
            <w:b/>
            <w:sz w:val="16"/>
            <w:szCs w:val="16"/>
          </w:rPr>
          <w:delText xml:space="preserve">                    &lt;/validation&gt;</w:delText>
        </w:r>
      </w:del>
    </w:p>
    <w:p w14:paraId="30EB77CB" w14:textId="566BFDD8" w:rsidR="00D03DA0" w:rsidRPr="00D03DA0" w:rsidDel="005D7CD2" w:rsidRDefault="00D03DA0" w:rsidP="00D03DA0">
      <w:pPr>
        <w:spacing w:after="0" w:line="240" w:lineRule="auto"/>
        <w:ind w:left="1440"/>
        <w:rPr>
          <w:del w:id="1999" w:author="Danni Liu" w:date="2020-06-16T10:30:00Z"/>
          <w:b/>
          <w:sz w:val="16"/>
          <w:szCs w:val="16"/>
        </w:rPr>
      </w:pPr>
      <w:del w:id="2000" w:author="Danni Liu" w:date="2020-06-16T10:30:00Z">
        <w:r w:rsidRPr="00D03DA0" w:rsidDel="005D7CD2">
          <w:rPr>
            <w:b/>
            <w:sz w:val="16"/>
            <w:szCs w:val="16"/>
          </w:rPr>
          <w:delText xml:space="preserve">                    &lt;timeout&gt;</w:delText>
        </w:r>
      </w:del>
    </w:p>
    <w:p w14:paraId="545F6F20" w14:textId="09C195DB" w:rsidR="00D03DA0" w:rsidRPr="00D03DA0" w:rsidDel="005D7CD2" w:rsidRDefault="00D03DA0" w:rsidP="00D03DA0">
      <w:pPr>
        <w:spacing w:after="0" w:line="240" w:lineRule="auto"/>
        <w:ind w:left="1440"/>
        <w:rPr>
          <w:del w:id="2001" w:author="Danni Liu" w:date="2020-06-16T10:30:00Z"/>
          <w:b/>
          <w:sz w:val="16"/>
          <w:szCs w:val="16"/>
        </w:rPr>
      </w:pPr>
      <w:del w:id="2002" w:author="Danni Liu" w:date="2020-06-16T10:30:00Z">
        <w:r w:rsidRPr="00D03DA0" w:rsidDel="005D7CD2">
          <w:rPr>
            <w:b/>
            <w:sz w:val="16"/>
            <w:szCs w:val="16"/>
          </w:rPr>
          <w:delText xml:space="preserve">                        </w:delText>
        </w:r>
        <w:r w:rsidRPr="00D03DA0" w:rsidDel="005D7CD2">
          <w:rPr>
            <w:b/>
            <w:sz w:val="16"/>
            <w:szCs w:val="16"/>
          </w:rPr>
          <w:tab/>
          <w:delText>&lt;set-tx-query-timeout&gt;false&lt;/set-tx-query-timeout&gt;</w:delText>
        </w:r>
      </w:del>
    </w:p>
    <w:p w14:paraId="6C370A4B" w14:textId="1F502BFE" w:rsidR="00D03DA0" w:rsidRPr="00D03DA0" w:rsidDel="005D7CD2" w:rsidRDefault="00D03DA0" w:rsidP="00D03DA0">
      <w:pPr>
        <w:spacing w:after="0" w:line="240" w:lineRule="auto"/>
        <w:ind w:left="1440"/>
        <w:rPr>
          <w:del w:id="2003" w:author="Danni Liu" w:date="2020-06-16T10:30:00Z"/>
          <w:b/>
          <w:sz w:val="16"/>
          <w:szCs w:val="16"/>
        </w:rPr>
      </w:pPr>
      <w:del w:id="2004" w:author="Danni Liu" w:date="2020-06-16T10:30:00Z">
        <w:r w:rsidRPr="00D03DA0" w:rsidDel="005D7CD2">
          <w:rPr>
            <w:b/>
            <w:sz w:val="16"/>
            <w:szCs w:val="16"/>
          </w:rPr>
          <w:delText xml:space="preserve">                        </w:delText>
        </w:r>
        <w:r w:rsidRPr="00D03DA0" w:rsidDel="005D7CD2">
          <w:rPr>
            <w:b/>
            <w:sz w:val="16"/>
            <w:szCs w:val="16"/>
          </w:rPr>
          <w:tab/>
          <w:delText>&lt;blocking-timeout-millis&gt;0&lt;/blocking-timeout-millis&gt;</w:delText>
        </w:r>
      </w:del>
    </w:p>
    <w:p w14:paraId="1692E020" w14:textId="618AA26B" w:rsidR="00D03DA0" w:rsidRPr="00D03DA0" w:rsidDel="005D7CD2" w:rsidRDefault="00D03DA0" w:rsidP="00D03DA0">
      <w:pPr>
        <w:spacing w:after="0" w:line="240" w:lineRule="auto"/>
        <w:ind w:left="1440"/>
        <w:rPr>
          <w:del w:id="2005" w:author="Danni Liu" w:date="2020-06-16T10:30:00Z"/>
          <w:b/>
          <w:sz w:val="16"/>
          <w:szCs w:val="16"/>
        </w:rPr>
      </w:pPr>
      <w:del w:id="2006" w:author="Danni Liu" w:date="2020-06-16T10:30:00Z">
        <w:r w:rsidRPr="00D03DA0" w:rsidDel="005D7CD2">
          <w:rPr>
            <w:b/>
            <w:sz w:val="16"/>
            <w:szCs w:val="16"/>
          </w:rPr>
          <w:delText xml:space="preserve">                        </w:delText>
        </w:r>
        <w:r w:rsidRPr="00D03DA0" w:rsidDel="005D7CD2">
          <w:rPr>
            <w:b/>
            <w:sz w:val="16"/>
            <w:szCs w:val="16"/>
          </w:rPr>
          <w:tab/>
          <w:delText>&lt;idle-timeout-minutes&gt;0&lt;/idle-timeout-minutes&gt;</w:delText>
        </w:r>
      </w:del>
    </w:p>
    <w:p w14:paraId="1BACEF4A" w14:textId="0EAD80E0" w:rsidR="00D03DA0" w:rsidRPr="00D03DA0" w:rsidDel="005D7CD2" w:rsidRDefault="00D03DA0" w:rsidP="00D03DA0">
      <w:pPr>
        <w:spacing w:after="0" w:line="240" w:lineRule="auto"/>
        <w:ind w:left="1440"/>
        <w:rPr>
          <w:del w:id="2007" w:author="Danni Liu" w:date="2020-06-16T10:30:00Z"/>
          <w:b/>
          <w:sz w:val="16"/>
          <w:szCs w:val="16"/>
        </w:rPr>
      </w:pPr>
      <w:del w:id="2008" w:author="Danni Liu" w:date="2020-06-16T10:30:00Z">
        <w:r w:rsidRPr="00D03DA0" w:rsidDel="005D7CD2">
          <w:rPr>
            <w:b/>
            <w:sz w:val="16"/>
            <w:szCs w:val="16"/>
          </w:rPr>
          <w:delText xml:space="preserve">                        </w:delText>
        </w:r>
        <w:r w:rsidRPr="00D03DA0" w:rsidDel="005D7CD2">
          <w:rPr>
            <w:b/>
            <w:sz w:val="16"/>
            <w:szCs w:val="16"/>
          </w:rPr>
          <w:tab/>
          <w:delText>&lt;query-timeout&gt;0&lt;/query-timeout&gt;</w:delText>
        </w:r>
      </w:del>
    </w:p>
    <w:p w14:paraId="54649E2F" w14:textId="76B6B1E6" w:rsidR="00D03DA0" w:rsidRPr="00D03DA0" w:rsidDel="005D7CD2" w:rsidRDefault="00D03DA0" w:rsidP="00D03DA0">
      <w:pPr>
        <w:spacing w:after="0" w:line="240" w:lineRule="auto"/>
        <w:ind w:left="1440"/>
        <w:rPr>
          <w:del w:id="2009" w:author="Danni Liu" w:date="2020-06-16T10:30:00Z"/>
          <w:b/>
          <w:sz w:val="16"/>
          <w:szCs w:val="16"/>
        </w:rPr>
      </w:pPr>
      <w:del w:id="2010" w:author="Danni Liu" w:date="2020-06-16T10:30:00Z">
        <w:r w:rsidRPr="00D03DA0" w:rsidDel="005D7CD2">
          <w:rPr>
            <w:b/>
            <w:sz w:val="16"/>
            <w:szCs w:val="16"/>
          </w:rPr>
          <w:delText xml:space="preserve">                        </w:delText>
        </w:r>
        <w:r w:rsidRPr="00D03DA0" w:rsidDel="005D7CD2">
          <w:rPr>
            <w:b/>
            <w:sz w:val="16"/>
            <w:szCs w:val="16"/>
          </w:rPr>
          <w:tab/>
          <w:delText>&lt;use-try-lock&gt;0&lt;/use-try-lock&gt;</w:delText>
        </w:r>
      </w:del>
    </w:p>
    <w:p w14:paraId="331542AC" w14:textId="39F39D77" w:rsidR="00D03DA0" w:rsidRPr="00D03DA0" w:rsidDel="005D7CD2" w:rsidRDefault="00D03DA0" w:rsidP="00D03DA0">
      <w:pPr>
        <w:spacing w:after="0" w:line="240" w:lineRule="auto"/>
        <w:ind w:left="1440"/>
        <w:rPr>
          <w:del w:id="2011" w:author="Danni Liu" w:date="2020-06-16T10:30:00Z"/>
          <w:b/>
          <w:sz w:val="16"/>
          <w:szCs w:val="16"/>
        </w:rPr>
      </w:pPr>
      <w:del w:id="2012" w:author="Danni Liu" w:date="2020-06-16T10:30:00Z">
        <w:r w:rsidRPr="00D03DA0" w:rsidDel="005D7CD2">
          <w:rPr>
            <w:b/>
            <w:sz w:val="16"/>
            <w:szCs w:val="16"/>
          </w:rPr>
          <w:delText xml:space="preserve">                        </w:delText>
        </w:r>
        <w:r w:rsidRPr="00D03DA0" w:rsidDel="005D7CD2">
          <w:rPr>
            <w:b/>
            <w:sz w:val="16"/>
            <w:szCs w:val="16"/>
          </w:rPr>
          <w:tab/>
          <w:delText>&lt;allocation-retry&gt;0&lt;/allocation-retry&gt;</w:delText>
        </w:r>
      </w:del>
    </w:p>
    <w:p w14:paraId="51AB92E8" w14:textId="003C0947" w:rsidR="00D03DA0" w:rsidRPr="00D03DA0" w:rsidDel="005D7CD2" w:rsidRDefault="00D03DA0" w:rsidP="00D03DA0">
      <w:pPr>
        <w:spacing w:after="0" w:line="240" w:lineRule="auto"/>
        <w:ind w:left="1440"/>
        <w:rPr>
          <w:del w:id="2013" w:author="Danni Liu" w:date="2020-06-16T10:30:00Z"/>
          <w:b/>
          <w:sz w:val="16"/>
          <w:szCs w:val="16"/>
        </w:rPr>
      </w:pPr>
      <w:del w:id="2014" w:author="Danni Liu" w:date="2020-06-16T10:30:00Z">
        <w:r w:rsidRPr="00D03DA0" w:rsidDel="005D7CD2">
          <w:rPr>
            <w:b/>
            <w:sz w:val="16"/>
            <w:szCs w:val="16"/>
          </w:rPr>
          <w:delText xml:space="preserve">                        </w:delText>
        </w:r>
        <w:r w:rsidRPr="00D03DA0" w:rsidDel="005D7CD2">
          <w:rPr>
            <w:b/>
            <w:sz w:val="16"/>
            <w:szCs w:val="16"/>
          </w:rPr>
          <w:tab/>
          <w:delText>&lt;allocation-retry-wait-millis&gt;0&lt;/allocation-retry-wait-millis&gt;</w:delText>
        </w:r>
      </w:del>
    </w:p>
    <w:p w14:paraId="3E2FA0A1" w14:textId="21553F7A" w:rsidR="00D03DA0" w:rsidRPr="00D03DA0" w:rsidDel="005D7CD2" w:rsidRDefault="00D03DA0" w:rsidP="00D03DA0">
      <w:pPr>
        <w:spacing w:after="0" w:line="240" w:lineRule="auto"/>
        <w:ind w:left="1440"/>
        <w:rPr>
          <w:del w:id="2015" w:author="Danni Liu" w:date="2020-06-16T10:30:00Z"/>
          <w:b/>
          <w:sz w:val="16"/>
          <w:szCs w:val="16"/>
        </w:rPr>
      </w:pPr>
      <w:del w:id="2016" w:author="Danni Liu" w:date="2020-06-16T10:30:00Z">
        <w:r w:rsidRPr="00D03DA0" w:rsidDel="005D7CD2">
          <w:rPr>
            <w:b/>
            <w:sz w:val="16"/>
            <w:szCs w:val="16"/>
          </w:rPr>
          <w:delText xml:space="preserve">                        </w:delText>
        </w:r>
        <w:r w:rsidRPr="00D03DA0" w:rsidDel="005D7CD2">
          <w:rPr>
            <w:b/>
            <w:sz w:val="16"/>
            <w:szCs w:val="16"/>
          </w:rPr>
          <w:tab/>
          <w:delText>&lt;xa-resource-timeout&gt;0&lt;/xa-resource-timeout&gt;</w:delText>
        </w:r>
      </w:del>
    </w:p>
    <w:p w14:paraId="44320BDE" w14:textId="2CBA5F57" w:rsidR="00D03DA0" w:rsidRPr="00D03DA0" w:rsidDel="005D7CD2" w:rsidRDefault="00D03DA0" w:rsidP="00D03DA0">
      <w:pPr>
        <w:spacing w:after="0" w:line="240" w:lineRule="auto"/>
        <w:ind w:left="1440"/>
        <w:rPr>
          <w:del w:id="2017" w:author="Danni Liu" w:date="2020-06-16T10:30:00Z"/>
          <w:b/>
          <w:sz w:val="16"/>
          <w:szCs w:val="16"/>
        </w:rPr>
      </w:pPr>
      <w:del w:id="2018" w:author="Danni Liu" w:date="2020-06-16T10:30:00Z">
        <w:r w:rsidRPr="00D03DA0" w:rsidDel="005D7CD2">
          <w:rPr>
            <w:b/>
            <w:sz w:val="16"/>
            <w:szCs w:val="16"/>
          </w:rPr>
          <w:delText xml:space="preserve">                    &lt;/timeout&gt;</w:delText>
        </w:r>
      </w:del>
    </w:p>
    <w:p w14:paraId="4EFE1326" w14:textId="16A17339" w:rsidR="00D03DA0" w:rsidRPr="00D03DA0" w:rsidDel="005D7CD2" w:rsidRDefault="00D03DA0" w:rsidP="00D03DA0">
      <w:pPr>
        <w:spacing w:after="0" w:line="240" w:lineRule="auto"/>
        <w:ind w:left="1440"/>
        <w:rPr>
          <w:del w:id="2019" w:author="Danni Liu" w:date="2020-06-16T10:30:00Z"/>
          <w:b/>
          <w:sz w:val="16"/>
          <w:szCs w:val="16"/>
        </w:rPr>
      </w:pPr>
      <w:del w:id="2020" w:author="Danni Liu" w:date="2020-06-16T10:30:00Z">
        <w:r w:rsidRPr="00D03DA0" w:rsidDel="005D7CD2">
          <w:rPr>
            <w:b/>
            <w:sz w:val="16"/>
            <w:szCs w:val="16"/>
          </w:rPr>
          <w:delText xml:space="preserve">                    &lt;statement&gt;</w:delText>
        </w:r>
      </w:del>
    </w:p>
    <w:p w14:paraId="043167EF" w14:textId="5DC640F1" w:rsidR="00D03DA0" w:rsidRPr="00D03DA0" w:rsidDel="005D7CD2" w:rsidRDefault="00D03DA0" w:rsidP="00D03DA0">
      <w:pPr>
        <w:spacing w:after="0" w:line="240" w:lineRule="auto"/>
        <w:ind w:left="1440"/>
        <w:rPr>
          <w:del w:id="2021" w:author="Danni Liu" w:date="2020-06-16T10:30:00Z"/>
          <w:b/>
          <w:sz w:val="16"/>
          <w:szCs w:val="16"/>
        </w:rPr>
      </w:pPr>
      <w:del w:id="2022" w:author="Danni Liu" w:date="2020-06-16T10:30:00Z">
        <w:r w:rsidRPr="00D03DA0" w:rsidDel="005D7CD2">
          <w:rPr>
            <w:b/>
            <w:sz w:val="16"/>
            <w:szCs w:val="16"/>
          </w:rPr>
          <w:delText xml:space="preserve">                        </w:delText>
        </w:r>
        <w:r w:rsidRPr="00D03DA0" w:rsidDel="005D7CD2">
          <w:rPr>
            <w:b/>
            <w:sz w:val="16"/>
            <w:szCs w:val="16"/>
          </w:rPr>
          <w:tab/>
          <w:delText>&lt;share-prepared-statements&gt;false&lt;/share-prepared-statements&gt;</w:delText>
        </w:r>
      </w:del>
    </w:p>
    <w:p w14:paraId="766CE81B" w14:textId="00801199" w:rsidR="00D03DA0" w:rsidRPr="00D03DA0" w:rsidDel="005D7CD2" w:rsidRDefault="00D03DA0" w:rsidP="00D03DA0">
      <w:pPr>
        <w:spacing w:after="0" w:line="240" w:lineRule="auto"/>
        <w:ind w:left="1440"/>
        <w:rPr>
          <w:del w:id="2023" w:author="Danni Liu" w:date="2020-06-16T10:30:00Z"/>
          <w:b/>
          <w:sz w:val="16"/>
          <w:szCs w:val="16"/>
        </w:rPr>
      </w:pPr>
      <w:del w:id="2024" w:author="Danni Liu" w:date="2020-06-16T10:30:00Z">
        <w:r w:rsidRPr="00D03DA0" w:rsidDel="005D7CD2">
          <w:rPr>
            <w:b/>
            <w:sz w:val="16"/>
            <w:szCs w:val="16"/>
          </w:rPr>
          <w:delText xml:space="preserve">                    &lt;/statement&gt;</w:delText>
        </w:r>
      </w:del>
    </w:p>
    <w:p w14:paraId="4B113B0F" w14:textId="5E632541" w:rsidR="00D03DA0" w:rsidDel="005D7CD2" w:rsidRDefault="00D03DA0" w:rsidP="00D03DA0">
      <w:pPr>
        <w:spacing w:after="0" w:line="240" w:lineRule="auto"/>
        <w:ind w:left="1440"/>
        <w:rPr>
          <w:del w:id="2025" w:author="Danni Liu" w:date="2020-06-16T10:30:00Z"/>
          <w:b/>
          <w:sz w:val="16"/>
          <w:szCs w:val="16"/>
        </w:rPr>
      </w:pPr>
      <w:del w:id="2026" w:author="Danni Liu" w:date="2020-06-16T10:30:00Z">
        <w:r w:rsidRPr="00D03DA0" w:rsidDel="005D7CD2">
          <w:rPr>
            <w:b/>
            <w:sz w:val="16"/>
            <w:szCs w:val="16"/>
          </w:rPr>
          <w:delText xml:space="preserve">   &lt;/xa-datasource&gt;</w:delText>
        </w:r>
      </w:del>
    </w:p>
    <w:p w14:paraId="6F1393F9" w14:textId="1C991498" w:rsidR="00922538" w:rsidDel="005D7CD2" w:rsidRDefault="00922538" w:rsidP="00D03DA0">
      <w:pPr>
        <w:spacing w:after="0" w:line="240" w:lineRule="auto"/>
        <w:ind w:left="1440"/>
        <w:rPr>
          <w:del w:id="2027" w:author="Danni Liu" w:date="2020-06-16T10:30:00Z"/>
          <w:b/>
          <w:sz w:val="16"/>
          <w:szCs w:val="16"/>
        </w:rPr>
      </w:pPr>
    </w:p>
    <w:p w14:paraId="5D20BC61" w14:textId="3CCC4F50" w:rsidR="00E221E9" w:rsidRPr="00E221E9" w:rsidDel="005D7CD2" w:rsidRDefault="006916D7" w:rsidP="00371E7F">
      <w:pPr>
        <w:pStyle w:val="ListParagraph"/>
        <w:numPr>
          <w:ilvl w:val="0"/>
          <w:numId w:val="11"/>
        </w:numPr>
        <w:spacing w:after="0" w:line="240" w:lineRule="auto"/>
        <w:rPr>
          <w:del w:id="2028" w:author="Danni Liu" w:date="2020-06-16T10:30:00Z"/>
        </w:rPr>
      </w:pPr>
      <w:del w:id="2029" w:author="Danni Liu" w:date="2020-06-16T10:30:00Z">
        <w:r w:rsidDel="005D7CD2">
          <w:delText xml:space="preserve">(informational) </w:delText>
        </w:r>
        <w:r w:rsidR="00E221E9" w:rsidDel="005D7CD2">
          <w:delText>Once all Datasource are configured, add Oracle and composite driver tag under drivers tag highlighted in yellow.</w:delText>
        </w:r>
      </w:del>
    </w:p>
    <w:p w14:paraId="4BE7B811" w14:textId="050B9478" w:rsidR="00264DCC" w:rsidDel="005D7CD2" w:rsidRDefault="00264DCC" w:rsidP="00D03DA0">
      <w:pPr>
        <w:spacing w:after="0" w:line="240" w:lineRule="auto"/>
        <w:ind w:left="1440"/>
        <w:rPr>
          <w:del w:id="2030" w:author="Danni Liu" w:date="2020-06-16T10:30:00Z"/>
          <w:b/>
          <w:sz w:val="16"/>
          <w:szCs w:val="16"/>
        </w:rPr>
      </w:pPr>
    </w:p>
    <w:p w14:paraId="138D546C" w14:textId="73D4B0D3" w:rsidR="00264DCC" w:rsidRPr="00264DCC" w:rsidDel="005D7CD2" w:rsidRDefault="00264DCC" w:rsidP="00264DCC">
      <w:pPr>
        <w:spacing w:after="0" w:line="240" w:lineRule="auto"/>
        <w:ind w:left="1440"/>
        <w:rPr>
          <w:del w:id="2031" w:author="Danni Liu" w:date="2020-06-16T10:30:00Z"/>
          <w:b/>
          <w:sz w:val="16"/>
          <w:szCs w:val="16"/>
        </w:rPr>
      </w:pPr>
      <w:del w:id="2032" w:author="Danni Liu" w:date="2020-06-16T10:30:00Z">
        <w:r w:rsidRPr="00264DCC" w:rsidDel="005D7CD2">
          <w:rPr>
            <w:b/>
            <w:sz w:val="16"/>
            <w:szCs w:val="16"/>
          </w:rPr>
          <w:delText>&lt;drivers&gt;</w:delText>
        </w:r>
      </w:del>
    </w:p>
    <w:p w14:paraId="2FEC6A75" w14:textId="62327464" w:rsidR="00264DCC" w:rsidRPr="00264DCC" w:rsidDel="005D7CD2" w:rsidRDefault="00264DCC" w:rsidP="00264DCC">
      <w:pPr>
        <w:spacing w:after="0" w:line="240" w:lineRule="auto"/>
        <w:ind w:left="1440"/>
        <w:rPr>
          <w:del w:id="2033" w:author="Danni Liu" w:date="2020-06-16T10:30:00Z"/>
          <w:b/>
          <w:sz w:val="16"/>
          <w:szCs w:val="16"/>
        </w:rPr>
      </w:pPr>
      <w:del w:id="2034" w:author="Danni Liu" w:date="2020-06-16T10:30:00Z">
        <w:r w:rsidRPr="00264DCC" w:rsidDel="005D7CD2">
          <w:rPr>
            <w:b/>
            <w:sz w:val="16"/>
            <w:szCs w:val="16"/>
          </w:rPr>
          <w:tab/>
          <w:delText>&lt;driver name="h2" module="com.h2database.h2"&gt;</w:delText>
        </w:r>
      </w:del>
    </w:p>
    <w:p w14:paraId="1BBCDF53" w14:textId="20DF54B8" w:rsidR="00264DCC" w:rsidRPr="00264DCC" w:rsidDel="005D7CD2" w:rsidRDefault="00264DCC" w:rsidP="00264DCC">
      <w:pPr>
        <w:spacing w:after="0" w:line="240" w:lineRule="auto"/>
        <w:ind w:left="1440"/>
        <w:rPr>
          <w:del w:id="2035" w:author="Danni Liu" w:date="2020-06-16T10:30:00Z"/>
          <w:b/>
          <w:sz w:val="16"/>
          <w:szCs w:val="16"/>
        </w:rPr>
      </w:pPr>
      <w:del w:id="2036" w:author="Danni Liu" w:date="2020-06-16T10:30:00Z">
        <w:r w:rsidDel="005D7CD2">
          <w:rPr>
            <w:b/>
            <w:sz w:val="16"/>
            <w:szCs w:val="16"/>
          </w:rPr>
          <w:tab/>
        </w:r>
        <w:r w:rsidDel="005D7CD2">
          <w:rPr>
            <w:b/>
            <w:sz w:val="16"/>
            <w:szCs w:val="16"/>
          </w:rPr>
          <w:tab/>
        </w:r>
        <w:r w:rsidRPr="00264DCC" w:rsidDel="005D7CD2">
          <w:rPr>
            <w:b/>
            <w:sz w:val="16"/>
            <w:szCs w:val="16"/>
          </w:rPr>
          <w:delText>&lt;xa-datasource-class&gt;org.h2.jdbcx.JdbcDataSource&lt;/xa-datasource-class&gt;</w:delText>
        </w:r>
      </w:del>
    </w:p>
    <w:p w14:paraId="37D03E4E" w14:textId="504A7426" w:rsidR="00264DCC" w:rsidRPr="00264DCC" w:rsidDel="005D7CD2" w:rsidRDefault="00264DCC" w:rsidP="00264DCC">
      <w:pPr>
        <w:spacing w:after="0" w:line="240" w:lineRule="auto"/>
        <w:ind w:left="1440"/>
        <w:rPr>
          <w:del w:id="2037" w:author="Danni Liu" w:date="2020-06-16T10:30:00Z"/>
          <w:b/>
          <w:sz w:val="16"/>
          <w:szCs w:val="16"/>
        </w:rPr>
      </w:pPr>
      <w:del w:id="2038" w:author="Danni Liu" w:date="2020-06-16T10:30:00Z">
        <w:r w:rsidRPr="00264DCC" w:rsidDel="005D7CD2">
          <w:rPr>
            <w:b/>
            <w:sz w:val="16"/>
            <w:szCs w:val="16"/>
          </w:rPr>
          <w:tab/>
          <w:delText>&lt;/driver&gt;</w:delText>
        </w:r>
      </w:del>
    </w:p>
    <w:p w14:paraId="4AF3174B" w14:textId="096E0C37" w:rsidR="00264DCC" w:rsidRPr="004B7BD9" w:rsidDel="005D7CD2" w:rsidRDefault="00264DCC" w:rsidP="00264DCC">
      <w:pPr>
        <w:spacing w:after="0" w:line="240" w:lineRule="auto"/>
        <w:ind w:left="1440"/>
        <w:rPr>
          <w:del w:id="2039" w:author="Danni Liu" w:date="2020-06-16T10:30:00Z"/>
          <w:b/>
          <w:sz w:val="16"/>
          <w:szCs w:val="16"/>
          <w:highlight w:val="yellow"/>
        </w:rPr>
      </w:pPr>
      <w:del w:id="2040" w:author="Danni Liu" w:date="2020-06-16T10:30:00Z">
        <w:r w:rsidRPr="00264DCC" w:rsidDel="005D7CD2">
          <w:rPr>
            <w:b/>
            <w:sz w:val="16"/>
            <w:szCs w:val="16"/>
          </w:rPr>
          <w:tab/>
        </w:r>
        <w:r w:rsidRPr="004B7BD9" w:rsidDel="005D7CD2">
          <w:rPr>
            <w:b/>
            <w:sz w:val="16"/>
            <w:szCs w:val="16"/>
            <w:highlight w:val="yellow"/>
          </w:rPr>
          <w:delText>&lt;driver name="oracle" module="oracle.jdbc"&gt;</w:delText>
        </w:r>
      </w:del>
    </w:p>
    <w:p w14:paraId="6AD173BB" w14:textId="7B42D36F" w:rsidR="00264DCC" w:rsidRPr="004B7BD9" w:rsidDel="005D7CD2" w:rsidRDefault="00264DCC" w:rsidP="00264DCC">
      <w:pPr>
        <w:spacing w:after="0" w:line="240" w:lineRule="auto"/>
        <w:ind w:left="1440"/>
        <w:rPr>
          <w:del w:id="2041" w:author="Danni Liu" w:date="2020-06-16T10:30:00Z"/>
          <w:b/>
          <w:sz w:val="16"/>
          <w:szCs w:val="16"/>
          <w:highlight w:val="yellow"/>
        </w:rPr>
      </w:pPr>
      <w:del w:id="2042" w:author="Danni Liu" w:date="2020-06-16T10:30:00Z">
        <w:r w:rsidRPr="004B7BD9" w:rsidDel="005D7CD2">
          <w:rPr>
            <w:b/>
            <w:sz w:val="16"/>
            <w:szCs w:val="16"/>
            <w:highlight w:val="yellow"/>
          </w:rPr>
          <w:tab/>
        </w:r>
        <w:r w:rsidRPr="004B7BD9" w:rsidDel="005D7CD2">
          <w:rPr>
            <w:b/>
            <w:sz w:val="16"/>
            <w:szCs w:val="16"/>
            <w:highlight w:val="yellow"/>
          </w:rPr>
          <w:tab/>
          <w:delText>&lt;xa-datasource-class&gt;oracle.jdbc.xa.client.OracleXADataSource&lt;/xa-datasource-class&gt;</w:delText>
        </w:r>
      </w:del>
    </w:p>
    <w:p w14:paraId="0051C4D3" w14:textId="664C250F" w:rsidR="00264DCC" w:rsidRPr="004B7BD9" w:rsidDel="005D7CD2" w:rsidRDefault="00264DCC" w:rsidP="00264DCC">
      <w:pPr>
        <w:spacing w:after="0" w:line="240" w:lineRule="auto"/>
        <w:ind w:left="1440"/>
        <w:rPr>
          <w:del w:id="2043" w:author="Danni Liu" w:date="2020-06-16T10:30:00Z"/>
          <w:b/>
          <w:sz w:val="16"/>
          <w:szCs w:val="16"/>
          <w:highlight w:val="yellow"/>
        </w:rPr>
      </w:pPr>
      <w:del w:id="2044" w:author="Danni Liu" w:date="2020-06-16T10:30:00Z">
        <w:r w:rsidRPr="004B7BD9" w:rsidDel="005D7CD2">
          <w:rPr>
            <w:b/>
            <w:sz w:val="16"/>
            <w:szCs w:val="16"/>
            <w:highlight w:val="yellow"/>
          </w:rPr>
          <w:tab/>
          <w:delText>&lt;/driver&gt;</w:delText>
        </w:r>
      </w:del>
    </w:p>
    <w:p w14:paraId="5BF877BE" w14:textId="5582FB17" w:rsidR="00264DCC" w:rsidRPr="004B7BD9" w:rsidDel="005D7CD2" w:rsidRDefault="00264DCC" w:rsidP="00264DCC">
      <w:pPr>
        <w:spacing w:after="0" w:line="240" w:lineRule="auto"/>
        <w:ind w:left="1440"/>
        <w:rPr>
          <w:del w:id="2045" w:author="Danni Liu" w:date="2020-06-16T10:30:00Z"/>
          <w:b/>
          <w:sz w:val="16"/>
          <w:szCs w:val="16"/>
          <w:highlight w:val="yellow"/>
        </w:rPr>
      </w:pPr>
      <w:del w:id="2046" w:author="Danni Liu" w:date="2020-06-16T10:30:00Z">
        <w:r w:rsidRPr="004B7BD9" w:rsidDel="005D7CD2">
          <w:rPr>
            <w:b/>
            <w:sz w:val="16"/>
            <w:szCs w:val="16"/>
            <w:highlight w:val="yellow"/>
          </w:rPr>
          <w:tab/>
          <w:delText>&lt;driver name="CompositeDriver" module="composite.jdbc"&gt;</w:delText>
        </w:r>
      </w:del>
    </w:p>
    <w:p w14:paraId="66168A7D" w14:textId="7AACB975" w:rsidR="00264DCC" w:rsidRPr="004B7BD9" w:rsidDel="005D7CD2" w:rsidRDefault="00264DCC" w:rsidP="00264DCC">
      <w:pPr>
        <w:spacing w:after="0" w:line="240" w:lineRule="auto"/>
        <w:ind w:left="1440"/>
        <w:rPr>
          <w:del w:id="2047" w:author="Danni Liu" w:date="2020-06-16T10:30:00Z"/>
          <w:b/>
          <w:sz w:val="16"/>
          <w:szCs w:val="16"/>
          <w:highlight w:val="yellow"/>
        </w:rPr>
      </w:pPr>
      <w:del w:id="2048" w:author="Danni Liu" w:date="2020-06-16T10:30:00Z">
        <w:r w:rsidRPr="004B7BD9" w:rsidDel="005D7CD2">
          <w:rPr>
            <w:b/>
            <w:sz w:val="16"/>
            <w:szCs w:val="16"/>
            <w:highlight w:val="yellow"/>
          </w:rPr>
          <w:tab/>
        </w:r>
        <w:r w:rsidRPr="004B7BD9" w:rsidDel="005D7CD2">
          <w:rPr>
            <w:b/>
            <w:sz w:val="16"/>
            <w:szCs w:val="16"/>
            <w:highlight w:val="yellow"/>
          </w:rPr>
          <w:tab/>
          <w:delText>&lt;driver-class&gt;cs.jdbc.driver.CompositeDriver&lt;/driver-class&gt;</w:delText>
        </w:r>
      </w:del>
    </w:p>
    <w:p w14:paraId="09CBDD2B" w14:textId="5A4E3E53" w:rsidR="00264DCC" w:rsidRPr="00264DCC" w:rsidDel="005D7CD2" w:rsidRDefault="00264DCC" w:rsidP="00264DCC">
      <w:pPr>
        <w:spacing w:after="0" w:line="240" w:lineRule="auto"/>
        <w:ind w:left="1440"/>
        <w:rPr>
          <w:del w:id="2049" w:author="Danni Liu" w:date="2020-06-16T10:30:00Z"/>
          <w:b/>
          <w:sz w:val="16"/>
          <w:szCs w:val="16"/>
        </w:rPr>
      </w:pPr>
      <w:del w:id="2050" w:author="Danni Liu" w:date="2020-06-16T10:30:00Z">
        <w:r w:rsidRPr="004B7BD9" w:rsidDel="005D7CD2">
          <w:rPr>
            <w:b/>
            <w:sz w:val="16"/>
            <w:szCs w:val="16"/>
            <w:highlight w:val="yellow"/>
          </w:rPr>
          <w:tab/>
          <w:delText>&lt;/driver&gt;</w:delText>
        </w:r>
      </w:del>
    </w:p>
    <w:p w14:paraId="6CF0627B" w14:textId="241C160A" w:rsidR="00264DCC" w:rsidRPr="00D03DA0" w:rsidDel="005D7CD2" w:rsidRDefault="00264DCC" w:rsidP="00264DCC">
      <w:pPr>
        <w:spacing w:after="0" w:line="240" w:lineRule="auto"/>
        <w:ind w:left="1440"/>
        <w:rPr>
          <w:del w:id="2051" w:author="Danni Liu" w:date="2020-06-16T10:30:00Z"/>
          <w:b/>
          <w:sz w:val="16"/>
          <w:szCs w:val="16"/>
        </w:rPr>
      </w:pPr>
      <w:del w:id="2052" w:author="Danni Liu" w:date="2020-06-16T10:30:00Z">
        <w:r w:rsidRPr="00264DCC" w:rsidDel="005D7CD2">
          <w:rPr>
            <w:b/>
            <w:sz w:val="16"/>
            <w:szCs w:val="16"/>
          </w:rPr>
          <w:delText>&lt;/drivers&gt;</w:delText>
        </w:r>
      </w:del>
    </w:p>
    <w:p w14:paraId="5CFEFACC" w14:textId="64863D2C" w:rsidR="00D03DA0" w:rsidDel="005D7CD2" w:rsidRDefault="00D03DA0" w:rsidP="00D03DA0">
      <w:pPr>
        <w:spacing w:after="0" w:line="240" w:lineRule="auto"/>
        <w:ind w:left="720"/>
        <w:rPr>
          <w:del w:id="2053" w:author="Danni Liu" w:date="2020-06-16T10:30:00Z"/>
        </w:rPr>
      </w:pPr>
    </w:p>
    <w:p w14:paraId="3CE85686" w14:textId="746670DA" w:rsidR="00D03DA0" w:rsidDel="005D7CD2" w:rsidRDefault="00D03DA0" w:rsidP="00371E7F">
      <w:pPr>
        <w:pStyle w:val="ListParagraph"/>
        <w:numPr>
          <w:ilvl w:val="0"/>
          <w:numId w:val="11"/>
        </w:numPr>
        <w:spacing w:after="0" w:line="240" w:lineRule="auto"/>
        <w:rPr>
          <w:del w:id="2054" w:author="Danni Liu" w:date="2020-06-16T10:30:00Z"/>
        </w:rPr>
      </w:pPr>
      <w:del w:id="2055" w:author="Danni Liu" w:date="2020-06-16T10:30:00Z">
        <w:r w:rsidDel="005D7CD2">
          <w:delText xml:space="preserve">For configuring datasources in separate file, </w:delText>
        </w:r>
        <w:r w:rsidR="009D2BC0" w:rsidDel="005D7CD2">
          <w:delText xml:space="preserve">please copy the contents of </w:delText>
        </w:r>
        <w:r w:rsidDel="005D7CD2">
          <w:delText xml:space="preserve">the </w:delText>
        </w:r>
        <w:r w:rsidR="00672F7E" w:rsidRPr="00672F7E" w:rsidDel="005D7CD2">
          <w:delText>B2B_PQCE18_B2B_11_3_2</w:delText>
        </w:r>
        <w:r w:rsidDel="005D7CD2">
          <w:delText xml:space="preserve">.xml </w:delText>
        </w:r>
        <w:r w:rsidR="00672F7E" w:rsidDel="005D7CD2">
          <w:delText>to location</w:delText>
        </w:r>
        <w:r w:rsidDel="005D7CD2">
          <w:delText xml:space="preserve"> "&lt;JBOSS_HOME&gt;/standalone/</w:delText>
        </w:r>
        <w:r w:rsidRPr="008E7B8A" w:rsidDel="005D7CD2">
          <w:delText>configuration</w:delText>
        </w:r>
        <w:r w:rsidR="00672F7E" w:rsidDel="005D7CD2">
          <w:delText>”</w:delText>
        </w:r>
      </w:del>
    </w:p>
    <w:p w14:paraId="384C3A88" w14:textId="19045E06" w:rsidR="00D03DA0" w:rsidDel="005D7CD2" w:rsidRDefault="00D03DA0" w:rsidP="00D03DA0">
      <w:pPr>
        <w:spacing w:after="0" w:line="240" w:lineRule="auto"/>
        <w:rPr>
          <w:del w:id="2056" w:author="Danni Liu" w:date="2020-06-16T10:30:00Z"/>
        </w:rPr>
      </w:pPr>
    </w:p>
    <w:p w14:paraId="5F6E43CD" w14:textId="3E6A0A51" w:rsidR="00B441C6" w:rsidDel="005D7CD2" w:rsidRDefault="00672F7E" w:rsidP="00206DA4">
      <w:pPr>
        <w:pStyle w:val="ListParagraph"/>
        <w:ind w:left="1080"/>
        <w:rPr>
          <w:del w:id="2057" w:author="Danni Liu" w:date="2020-06-16T10:30:00Z"/>
        </w:rPr>
      </w:pPr>
      <w:del w:id="2058" w:author="Danni Liu" w:date="2020-06-16T10:30:00Z">
        <w:r w:rsidRPr="00672F7E" w:rsidDel="005D7CD2">
          <w:rPr>
            <w:noProof/>
          </w:rPr>
          <w:drawing>
            <wp:inline distT="0" distB="0" distL="0" distR="0" wp14:anchorId="40BA2857" wp14:editId="40AA7B1B">
              <wp:extent cx="5700254" cy="314733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00254" cy="3147333"/>
                      </a:xfrm>
                      <a:prstGeom prst="rect">
                        <a:avLst/>
                      </a:prstGeom>
                    </pic:spPr>
                  </pic:pic>
                </a:graphicData>
              </a:graphic>
            </wp:inline>
          </w:drawing>
        </w:r>
      </w:del>
    </w:p>
    <w:p w14:paraId="242C0BDB" w14:textId="051A9B99" w:rsidR="00D70F28" w:rsidDel="005D7CD2" w:rsidRDefault="00D70F28" w:rsidP="00206DA4">
      <w:pPr>
        <w:pStyle w:val="ListParagraph"/>
        <w:ind w:left="1080"/>
        <w:rPr>
          <w:del w:id="2059" w:author="Danni Liu" w:date="2020-06-16T10:30:00Z"/>
        </w:rPr>
      </w:pPr>
    </w:p>
    <w:p w14:paraId="48CF981D" w14:textId="26DB7822" w:rsidR="00D70F28" w:rsidDel="005D7CD2" w:rsidRDefault="00D70F28" w:rsidP="00371E7F">
      <w:pPr>
        <w:pStyle w:val="ListParagraph"/>
        <w:numPr>
          <w:ilvl w:val="0"/>
          <w:numId w:val="11"/>
        </w:numPr>
        <w:rPr>
          <w:del w:id="2060" w:author="Danni Liu" w:date="2020-06-16T10:30:00Z"/>
        </w:rPr>
      </w:pPr>
      <w:del w:id="2061" w:author="Danni Liu" w:date="2020-06-16T10:30:00Z">
        <w:r w:rsidDel="005D7CD2">
          <w:delText>In case the EAR deployment times out after the server start. Increase the timeout by updating the value or make an entry of the below and play with the value as per the system requirement.</w:delText>
        </w:r>
      </w:del>
    </w:p>
    <w:p w14:paraId="5F0B7C48" w14:textId="2C2F0E52" w:rsidR="00D70F28" w:rsidDel="005D7CD2" w:rsidRDefault="00D70F28" w:rsidP="00D70F28">
      <w:pPr>
        <w:ind w:left="1080"/>
        <w:rPr>
          <w:del w:id="2062" w:author="Danni Liu" w:date="2020-06-16T10:30:00Z"/>
        </w:rPr>
      </w:pPr>
      <w:del w:id="2063" w:author="Danni Liu" w:date="2020-06-16T10:30:00Z">
        <w:r w:rsidDel="005D7CD2">
          <w:delText>&lt;system-properties&gt;</w:delText>
        </w:r>
      </w:del>
    </w:p>
    <w:p w14:paraId="56ABB7A3" w14:textId="6F93C61D" w:rsidR="00D70F28" w:rsidDel="005D7CD2" w:rsidRDefault="00D70F28" w:rsidP="00D70F28">
      <w:pPr>
        <w:ind w:left="1080"/>
        <w:rPr>
          <w:del w:id="2064" w:author="Danni Liu" w:date="2020-06-16T10:30:00Z"/>
        </w:rPr>
      </w:pPr>
      <w:del w:id="2065" w:author="Danni Liu" w:date="2020-06-16T10:30:00Z">
        <w:r w:rsidDel="005D7CD2">
          <w:delText xml:space="preserve">         &lt;property name="</w:delText>
        </w:r>
        <w:r w:rsidRPr="00D70F28" w:rsidDel="005D7CD2">
          <w:rPr>
            <w:highlight w:val="yellow"/>
          </w:rPr>
          <w:delText>jboss.as.management.blocking.timeout</w:delText>
        </w:r>
        <w:r w:rsidDel="005D7CD2">
          <w:delText>" value="</w:delText>
        </w:r>
        <w:r w:rsidRPr="00D70F28" w:rsidDel="005D7CD2">
          <w:rPr>
            <w:highlight w:val="yellow"/>
          </w:rPr>
          <w:delText>5000</w:delText>
        </w:r>
        <w:r w:rsidDel="005D7CD2">
          <w:delText xml:space="preserve">"/&gt; </w:delText>
        </w:r>
      </w:del>
    </w:p>
    <w:p w14:paraId="14B0CE1F" w14:textId="71925437" w:rsidR="00D70F28" w:rsidRPr="00206DA4" w:rsidDel="005D7CD2" w:rsidRDefault="00D70F28" w:rsidP="00D70F28">
      <w:pPr>
        <w:ind w:left="1080"/>
        <w:rPr>
          <w:del w:id="2066" w:author="Danni Liu" w:date="2020-06-16T10:30:00Z"/>
        </w:rPr>
      </w:pPr>
      <w:del w:id="2067" w:author="Danni Liu" w:date="2020-06-16T10:30:00Z">
        <w:r w:rsidDel="005D7CD2">
          <w:delText xml:space="preserve">   &lt;/system-properties&gt;</w:delText>
        </w:r>
      </w:del>
    </w:p>
    <w:p w14:paraId="5DE02FEF" w14:textId="15B5B5AC" w:rsidR="00CE44C6" w:rsidDel="005D7CD2" w:rsidRDefault="00CE44C6" w:rsidP="00D03DA0">
      <w:pPr>
        <w:pStyle w:val="ListParagraph"/>
        <w:rPr>
          <w:del w:id="2068" w:author="Danni Liu" w:date="2020-06-16T10:30:00Z"/>
        </w:rPr>
      </w:pPr>
    </w:p>
    <w:p w14:paraId="7C9BD842" w14:textId="7919DF7C" w:rsidR="00D03DA0" w:rsidDel="005D7CD2" w:rsidRDefault="00D03DA0" w:rsidP="00371E7F">
      <w:pPr>
        <w:pStyle w:val="ListParagraph"/>
        <w:numPr>
          <w:ilvl w:val="0"/>
          <w:numId w:val="11"/>
        </w:numPr>
        <w:spacing w:after="0" w:line="240" w:lineRule="auto"/>
        <w:rPr>
          <w:del w:id="2069" w:author="Danni Liu" w:date="2020-06-16T10:30:00Z"/>
        </w:rPr>
      </w:pPr>
      <w:del w:id="2070" w:author="Danni Liu" w:date="2020-06-16T10:30:00Z">
        <w:r w:rsidDel="005D7CD2">
          <w:delText xml:space="preserve"> Go to "&lt;JBOSS_HOME&gt;/bin through command prompt and start the standalone server with </w:delText>
        </w:r>
        <w:r w:rsidR="00510417" w:rsidDel="005D7CD2">
          <w:delText>the startup utility script</w:delText>
        </w:r>
        <w:r w:rsidDel="005D7CD2">
          <w:delText xml:space="preserve">  if you are creating a separate xml file for datasources configuration</w:delText>
        </w:r>
      </w:del>
    </w:p>
    <w:p w14:paraId="01C46686" w14:textId="2DF6DFCB" w:rsidR="00D03DA0" w:rsidDel="005D7CD2" w:rsidRDefault="00D03DA0" w:rsidP="00D03DA0">
      <w:pPr>
        <w:pStyle w:val="ListParagraph"/>
        <w:ind w:left="1080"/>
        <w:rPr>
          <w:del w:id="2071" w:author="Danni Liu" w:date="2020-06-16T10:30:00Z"/>
          <w:b/>
        </w:rPr>
      </w:pPr>
      <w:del w:id="2072" w:author="Danni Liu" w:date="2020-06-16T10:30:00Z">
        <w:r w:rsidDel="005D7CD2">
          <w:rPr>
            <w:b/>
          </w:rPr>
          <w:tab/>
        </w:r>
        <w:r w:rsidR="00510417" w:rsidDel="005D7CD2">
          <w:rPr>
            <w:b/>
          </w:rPr>
          <w:delText>JbossStart_B2B.bat</w:delText>
        </w:r>
        <w:r w:rsidRPr="008E7B8A" w:rsidDel="005D7CD2">
          <w:rPr>
            <w:b/>
          </w:rPr>
          <w:delText xml:space="preserve"> </w:delText>
        </w:r>
      </w:del>
    </w:p>
    <w:p w14:paraId="669DD09C" w14:textId="72F4351A" w:rsidR="00D03DA0" w:rsidRPr="006E7144" w:rsidDel="005D7CD2" w:rsidRDefault="00D03DA0" w:rsidP="00D03DA0">
      <w:pPr>
        <w:pStyle w:val="ListParagraph"/>
        <w:ind w:left="1080"/>
        <w:rPr>
          <w:del w:id="2073" w:author="Danni Liu" w:date="2020-06-16T10:30:00Z"/>
          <w:b/>
        </w:rPr>
      </w:pPr>
    </w:p>
    <w:p w14:paraId="4F58D7C6" w14:textId="1981FCAE" w:rsidR="00D03DA0" w:rsidDel="005D7CD2" w:rsidRDefault="00D03DA0" w:rsidP="00D03DA0">
      <w:pPr>
        <w:pStyle w:val="ListParagraph"/>
        <w:spacing w:after="0" w:line="240" w:lineRule="auto"/>
        <w:ind w:left="1440"/>
        <w:contextualSpacing w:val="0"/>
        <w:rPr>
          <w:del w:id="2074" w:author="Danni Liu" w:date="2020-06-16T10:30:00Z"/>
          <w:b/>
        </w:rPr>
      </w:pPr>
      <w:del w:id="2075" w:author="Danni Liu" w:date="2020-06-16T10:30:00Z">
        <w:r w:rsidDel="005D7CD2">
          <w:delText xml:space="preserve">If you are configuring datasources in standalone.xml then start the standalone server with below command  </w:delText>
        </w:r>
        <w:r w:rsidRPr="008E7B8A" w:rsidDel="005D7CD2">
          <w:rPr>
            <w:b/>
          </w:rPr>
          <w:delText>standal</w:delText>
        </w:r>
        <w:r w:rsidDel="005D7CD2">
          <w:rPr>
            <w:b/>
          </w:rPr>
          <w:delText xml:space="preserve">one.bat </w:delText>
        </w:r>
      </w:del>
    </w:p>
    <w:p w14:paraId="1E5AB560" w14:textId="2AC76558" w:rsidR="00D03DA0" w:rsidRPr="00206DA4" w:rsidDel="005D7CD2" w:rsidRDefault="00D03DA0" w:rsidP="00D03DA0">
      <w:pPr>
        <w:pStyle w:val="ListParagraph"/>
        <w:ind w:firstLine="720"/>
        <w:rPr>
          <w:del w:id="2076" w:author="Danni Liu" w:date="2020-06-16T10:30:00Z"/>
        </w:rPr>
      </w:pPr>
    </w:p>
    <w:p w14:paraId="18ECF3AD" w14:textId="5FC51B57" w:rsidR="00D03DA0" w:rsidDel="005D7CD2" w:rsidRDefault="00D03DA0" w:rsidP="00371E7F">
      <w:pPr>
        <w:pStyle w:val="ListParagraph"/>
        <w:numPr>
          <w:ilvl w:val="0"/>
          <w:numId w:val="11"/>
        </w:numPr>
        <w:spacing w:after="0" w:line="240" w:lineRule="auto"/>
        <w:rPr>
          <w:del w:id="2077" w:author="Danni Liu" w:date="2020-06-16T10:30:00Z"/>
        </w:rPr>
      </w:pPr>
      <w:del w:id="2078" w:author="Danni Liu" w:date="2020-06-16T10:30:00Z">
        <w:r w:rsidDel="005D7CD2">
          <w:delText>Once the server start up , check if defined data source in B2B are bound in command prompt</w:delText>
        </w:r>
        <w:r w:rsidRPr="00B51197" w:rsidDel="005D7CD2">
          <w:rPr>
            <w:noProof/>
          </w:rPr>
          <w:delText xml:space="preserve"> </w:delText>
        </w:r>
      </w:del>
    </w:p>
    <w:p w14:paraId="554CF87B" w14:textId="168E0EE9" w:rsidR="00156853" w:rsidDel="005D7CD2" w:rsidRDefault="00156853" w:rsidP="00156853">
      <w:pPr>
        <w:pStyle w:val="ListParagraph"/>
        <w:spacing w:after="0" w:line="240" w:lineRule="auto"/>
        <w:ind w:left="0"/>
        <w:rPr>
          <w:del w:id="2079" w:author="Danni Liu" w:date="2020-06-16T10:30:00Z"/>
        </w:rPr>
      </w:pPr>
      <w:del w:id="2080" w:author="Danni Liu" w:date="2020-06-16T10:30:00Z">
        <w:r w:rsidRPr="00156853" w:rsidDel="005D7CD2">
          <w:rPr>
            <w:noProof/>
          </w:rPr>
          <w:drawing>
            <wp:inline distT="0" distB="0" distL="0" distR="0" wp14:anchorId="67418B0E" wp14:editId="58808687">
              <wp:extent cx="6858000" cy="310007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3100070"/>
                      </a:xfrm>
                      <a:prstGeom prst="rect">
                        <a:avLst/>
                      </a:prstGeom>
                    </pic:spPr>
                  </pic:pic>
                </a:graphicData>
              </a:graphic>
            </wp:inline>
          </w:drawing>
        </w:r>
      </w:del>
    </w:p>
    <w:p w14:paraId="04E56F36" w14:textId="62DEAC2D" w:rsidR="00D03DA0" w:rsidDel="005D7CD2" w:rsidRDefault="00D03DA0" w:rsidP="00D03DA0">
      <w:pPr>
        <w:spacing w:after="0" w:line="240" w:lineRule="auto"/>
        <w:rPr>
          <w:del w:id="2081" w:author="Danni Liu" w:date="2020-06-16T10:30:00Z"/>
        </w:rPr>
      </w:pPr>
    </w:p>
    <w:p w14:paraId="70E82D00" w14:textId="138028A5" w:rsidR="00D03DA0" w:rsidDel="005D7CD2" w:rsidRDefault="00D03DA0" w:rsidP="00D03DA0">
      <w:pPr>
        <w:spacing w:after="0" w:line="240" w:lineRule="auto"/>
        <w:rPr>
          <w:del w:id="2082" w:author="Danni Liu" w:date="2020-06-16T10:30:00Z"/>
        </w:rPr>
      </w:pPr>
    </w:p>
    <w:p w14:paraId="161356A8" w14:textId="4D32C2B6" w:rsidR="00D03DA0" w:rsidDel="005D7CD2" w:rsidRDefault="00D03DA0" w:rsidP="00371E7F">
      <w:pPr>
        <w:pStyle w:val="ListParagraph"/>
        <w:numPr>
          <w:ilvl w:val="0"/>
          <w:numId w:val="11"/>
        </w:numPr>
        <w:spacing w:after="0" w:line="240" w:lineRule="auto"/>
        <w:contextualSpacing w:val="0"/>
        <w:rPr>
          <w:del w:id="2083" w:author="Danni Liu" w:date="2020-06-16T10:30:00Z"/>
        </w:rPr>
      </w:pPr>
      <w:del w:id="2084" w:author="Danni Liu" w:date="2020-06-16T10:30:00Z">
        <w:r w:rsidDel="005D7CD2">
          <w:delText>Check your port under which Admin console is listening in my case its point to 9990, by default it’s configured to 8080.</w:delText>
        </w:r>
      </w:del>
    </w:p>
    <w:p w14:paraId="7EF03608" w14:textId="2F64A7E5" w:rsidR="00D03DA0" w:rsidDel="005D7CD2" w:rsidRDefault="00D03DA0" w:rsidP="00D03DA0">
      <w:pPr>
        <w:spacing w:after="0" w:line="240" w:lineRule="auto"/>
        <w:rPr>
          <w:del w:id="2085" w:author="Danni Liu" w:date="2020-06-16T10:30:00Z"/>
        </w:rPr>
      </w:pPr>
    </w:p>
    <w:p w14:paraId="6055CA4A" w14:textId="4D640D5A" w:rsidR="00D03DA0" w:rsidDel="005D7CD2" w:rsidRDefault="00D03DA0" w:rsidP="00371E7F">
      <w:pPr>
        <w:pStyle w:val="ListParagraph"/>
        <w:numPr>
          <w:ilvl w:val="0"/>
          <w:numId w:val="11"/>
        </w:numPr>
        <w:spacing w:after="0" w:line="240" w:lineRule="auto"/>
        <w:contextualSpacing w:val="0"/>
        <w:rPr>
          <w:del w:id="2086" w:author="Danni Liu" w:date="2020-06-16T10:30:00Z"/>
        </w:rPr>
      </w:pPr>
      <w:del w:id="2087" w:author="Danni Liu" w:date="2020-06-16T10:30:00Z">
        <w:r w:rsidDel="005D7CD2">
          <w:delText xml:space="preserve">Open your browser with local host: 9990 or with the default configured to Admin console. </w:delText>
        </w:r>
      </w:del>
    </w:p>
    <w:p w14:paraId="563E5C9D" w14:textId="2A289EC7" w:rsidR="00D03DA0" w:rsidDel="005D7CD2" w:rsidRDefault="00D03DA0" w:rsidP="00156853">
      <w:pPr>
        <w:ind w:left="1080"/>
        <w:rPr>
          <w:del w:id="2088" w:author="Danni Liu" w:date="2020-06-16T10:30:00Z"/>
        </w:rPr>
      </w:pPr>
      <w:del w:id="2089" w:author="Danni Liu" w:date="2020-06-16T10:30:00Z">
        <w:r w:rsidDel="005D7CD2">
          <w:br w:type="textWrapping" w:clear="all"/>
        </w:r>
        <w:r w:rsidR="00156853" w:rsidRPr="00156853" w:rsidDel="005D7CD2">
          <w:rPr>
            <w:noProof/>
          </w:rPr>
          <w:drawing>
            <wp:inline distT="0" distB="0" distL="0" distR="0" wp14:anchorId="55B5DF34" wp14:editId="3D40B8E4">
              <wp:extent cx="5384582" cy="34925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8275" cy="3507867"/>
                      </a:xfrm>
                      <a:prstGeom prst="rect">
                        <a:avLst/>
                      </a:prstGeom>
                    </pic:spPr>
                  </pic:pic>
                </a:graphicData>
              </a:graphic>
            </wp:inline>
          </w:drawing>
        </w:r>
      </w:del>
    </w:p>
    <w:p w14:paraId="3173C3CF" w14:textId="7603B17C" w:rsidR="00D03DA0" w:rsidDel="005D7CD2" w:rsidRDefault="00CF6691" w:rsidP="00371E7F">
      <w:pPr>
        <w:pStyle w:val="ListParagraph"/>
        <w:numPr>
          <w:ilvl w:val="0"/>
          <w:numId w:val="11"/>
        </w:numPr>
        <w:spacing w:after="0" w:line="240" w:lineRule="auto"/>
        <w:contextualSpacing w:val="0"/>
        <w:rPr>
          <w:del w:id="2090" w:author="Danni Liu" w:date="2020-06-16T10:30:00Z"/>
        </w:rPr>
      </w:pPr>
      <w:del w:id="2091" w:author="Danni Liu" w:date="2020-06-16T10:30:00Z">
        <w:r w:rsidDel="005D7CD2">
          <w:delText>Go to Configuration -&gt;Subsystem-&gt;</w:delText>
        </w:r>
        <w:r w:rsidR="00D03DA0" w:rsidDel="005D7CD2">
          <w:delText xml:space="preserve"> Data sources</w:delText>
        </w:r>
        <w:r w:rsidDel="005D7CD2">
          <w:delText xml:space="preserve"> &amp; Drivers -&gt;Datasources to see all the data source definitions from the standalone XML file</w:delText>
        </w:r>
        <w:r w:rsidR="00D03DA0" w:rsidDel="005D7CD2">
          <w:delText>.</w:delText>
        </w:r>
      </w:del>
    </w:p>
    <w:p w14:paraId="412BAEB2" w14:textId="06BCE181" w:rsidR="00D03DA0" w:rsidDel="005D7CD2" w:rsidRDefault="00D03DA0" w:rsidP="00D03DA0">
      <w:pPr>
        <w:pStyle w:val="ListParagraph"/>
        <w:rPr>
          <w:del w:id="2092" w:author="Danni Liu" w:date="2020-06-16T10:30:00Z"/>
        </w:rPr>
      </w:pPr>
    </w:p>
    <w:p w14:paraId="43D9BBFB" w14:textId="50EFE1DB" w:rsidR="00D03DA0" w:rsidDel="005D7CD2" w:rsidRDefault="00CF6691" w:rsidP="00CF6691">
      <w:pPr>
        <w:pStyle w:val="ListParagraph"/>
        <w:ind w:left="1080"/>
        <w:rPr>
          <w:del w:id="2093" w:author="Danni Liu" w:date="2020-06-16T10:30:00Z"/>
        </w:rPr>
      </w:pPr>
      <w:del w:id="2094" w:author="Danni Liu" w:date="2020-06-16T10:30:00Z">
        <w:r w:rsidRPr="00CF6691" w:rsidDel="005D7CD2">
          <w:rPr>
            <w:noProof/>
          </w:rPr>
          <w:drawing>
            <wp:inline distT="0" distB="0" distL="0" distR="0" wp14:anchorId="7701C4FD" wp14:editId="19EF06AA">
              <wp:extent cx="5410200" cy="3504607"/>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25086" cy="3514250"/>
                      </a:xfrm>
                      <a:prstGeom prst="rect">
                        <a:avLst/>
                      </a:prstGeom>
                    </pic:spPr>
                  </pic:pic>
                </a:graphicData>
              </a:graphic>
            </wp:inline>
          </w:drawing>
        </w:r>
      </w:del>
    </w:p>
    <w:p w14:paraId="130D5372" w14:textId="1DB87B95" w:rsidR="00D03DA0" w:rsidDel="005D7CD2" w:rsidRDefault="00D03DA0" w:rsidP="00D03DA0">
      <w:pPr>
        <w:pStyle w:val="ListParagraph"/>
        <w:ind w:firstLine="720"/>
        <w:rPr>
          <w:del w:id="2095" w:author="Danni Liu" w:date="2020-06-16T10:30:00Z"/>
        </w:rPr>
      </w:pPr>
    </w:p>
    <w:p w14:paraId="0146E5EE" w14:textId="7935B6F7" w:rsidR="00CF6691" w:rsidDel="005D7CD2" w:rsidRDefault="00CF6691" w:rsidP="00371E7F">
      <w:pPr>
        <w:pStyle w:val="ListParagraph"/>
        <w:numPr>
          <w:ilvl w:val="0"/>
          <w:numId w:val="11"/>
        </w:numPr>
        <w:spacing w:after="0" w:line="240" w:lineRule="auto"/>
        <w:contextualSpacing w:val="0"/>
        <w:rPr>
          <w:del w:id="2096" w:author="Danni Liu" w:date="2020-06-16T10:30:00Z"/>
        </w:rPr>
      </w:pPr>
      <w:del w:id="2097" w:author="Danni Liu" w:date="2020-06-16T10:30:00Z">
        <w:r w:rsidDel="005D7CD2">
          <w:delText>Use the view dropdown to test the connection.</w:delText>
        </w:r>
      </w:del>
    </w:p>
    <w:p w14:paraId="17EF80B4" w14:textId="397648D2" w:rsidR="00CF6691" w:rsidDel="005D7CD2" w:rsidRDefault="00CF6691" w:rsidP="00CF6691">
      <w:pPr>
        <w:pStyle w:val="ListParagraph"/>
        <w:spacing w:after="0" w:line="240" w:lineRule="auto"/>
        <w:ind w:left="1080"/>
        <w:contextualSpacing w:val="0"/>
        <w:rPr>
          <w:del w:id="2098" w:author="Danni Liu" w:date="2020-06-16T10:30:00Z"/>
        </w:rPr>
      </w:pPr>
      <w:del w:id="2099" w:author="Danni Liu" w:date="2020-06-16T10:30:00Z">
        <w:r w:rsidRPr="00CF6691" w:rsidDel="005D7CD2">
          <w:rPr>
            <w:noProof/>
          </w:rPr>
          <w:drawing>
            <wp:inline distT="0" distB="0" distL="0" distR="0" wp14:anchorId="01DF58D7" wp14:editId="705FE29B">
              <wp:extent cx="5734050" cy="373562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0332" cy="3746235"/>
                      </a:xfrm>
                      <a:prstGeom prst="rect">
                        <a:avLst/>
                      </a:prstGeom>
                    </pic:spPr>
                  </pic:pic>
                </a:graphicData>
              </a:graphic>
            </wp:inline>
          </w:drawing>
        </w:r>
      </w:del>
    </w:p>
    <w:p w14:paraId="5A29376E" w14:textId="09D463A7" w:rsidR="00CF6691" w:rsidDel="005D7CD2" w:rsidRDefault="00CF6691" w:rsidP="00CF6691">
      <w:pPr>
        <w:pStyle w:val="ListParagraph"/>
        <w:spacing w:after="0" w:line="240" w:lineRule="auto"/>
        <w:ind w:left="1080"/>
        <w:contextualSpacing w:val="0"/>
        <w:rPr>
          <w:del w:id="2100" w:author="Danni Liu" w:date="2020-06-16T10:30:00Z"/>
        </w:rPr>
      </w:pPr>
    </w:p>
    <w:p w14:paraId="7A406B95" w14:textId="33FFBC75" w:rsidR="00CF6691" w:rsidDel="005D7CD2" w:rsidRDefault="00CF6691" w:rsidP="00CF6691">
      <w:pPr>
        <w:pStyle w:val="ListParagraph"/>
        <w:spacing w:after="0" w:line="240" w:lineRule="auto"/>
        <w:ind w:left="1080"/>
        <w:contextualSpacing w:val="0"/>
        <w:rPr>
          <w:del w:id="2101" w:author="Danni Liu" w:date="2020-06-16T10:30:00Z"/>
        </w:rPr>
      </w:pPr>
    </w:p>
    <w:p w14:paraId="146C3BF3" w14:textId="74EDB695" w:rsidR="00CF6691" w:rsidDel="005D7CD2" w:rsidRDefault="00CF6691" w:rsidP="00CF6691">
      <w:pPr>
        <w:pStyle w:val="ListParagraph"/>
        <w:spacing w:after="0" w:line="240" w:lineRule="auto"/>
        <w:ind w:left="1080"/>
        <w:contextualSpacing w:val="0"/>
        <w:rPr>
          <w:del w:id="2102" w:author="Danni Liu" w:date="2020-06-16T10:30:00Z"/>
        </w:rPr>
      </w:pPr>
    </w:p>
    <w:p w14:paraId="1744A6D5" w14:textId="5E82696A" w:rsidR="00CF6691" w:rsidDel="005D7CD2" w:rsidRDefault="00CF6691" w:rsidP="00CF6691">
      <w:pPr>
        <w:pStyle w:val="ListParagraph"/>
        <w:spacing w:after="0" w:line="240" w:lineRule="auto"/>
        <w:ind w:left="1080"/>
        <w:contextualSpacing w:val="0"/>
        <w:rPr>
          <w:del w:id="2103" w:author="Danni Liu" w:date="2020-06-16T10:30:00Z"/>
        </w:rPr>
      </w:pPr>
    </w:p>
    <w:p w14:paraId="3FC0ECC8" w14:textId="4C12E7F1" w:rsidR="00CF6691" w:rsidDel="005D7CD2" w:rsidRDefault="00CF6691" w:rsidP="00CF6691">
      <w:pPr>
        <w:pStyle w:val="ListParagraph"/>
        <w:spacing w:after="0" w:line="240" w:lineRule="auto"/>
        <w:ind w:left="1080"/>
        <w:contextualSpacing w:val="0"/>
        <w:rPr>
          <w:del w:id="2104" w:author="Danni Liu" w:date="2020-06-16T10:30:00Z"/>
        </w:rPr>
      </w:pPr>
    </w:p>
    <w:p w14:paraId="67487F5C" w14:textId="0C58D9A0" w:rsidR="00CF6691" w:rsidDel="005D7CD2" w:rsidRDefault="00CF6691" w:rsidP="00CF6691">
      <w:pPr>
        <w:pStyle w:val="ListParagraph"/>
        <w:spacing w:after="0" w:line="240" w:lineRule="auto"/>
        <w:ind w:left="1080"/>
        <w:contextualSpacing w:val="0"/>
        <w:rPr>
          <w:del w:id="2105" w:author="Danni Liu" w:date="2020-06-16T10:30:00Z"/>
        </w:rPr>
      </w:pPr>
    </w:p>
    <w:p w14:paraId="634AC9EE" w14:textId="56620506" w:rsidR="00D0037D" w:rsidRPr="00767EA0" w:rsidDel="005D7CD2" w:rsidRDefault="00D0037D" w:rsidP="00D0037D">
      <w:pPr>
        <w:pStyle w:val="Heading1"/>
        <w:rPr>
          <w:del w:id="2106" w:author="Danni Liu" w:date="2020-06-16T10:31:00Z"/>
        </w:rPr>
      </w:pPr>
      <w:bookmarkStart w:id="2107" w:name="_Toc40807572"/>
      <w:del w:id="2108" w:author="Danni Liu" w:date="2020-06-16T10:31:00Z">
        <w:r w:rsidRPr="00767EA0" w:rsidDel="005D7CD2">
          <w:delText>EAR Deployment using J</w:delText>
        </w:r>
        <w:r w:rsidR="003D4130" w:rsidRPr="00767EA0" w:rsidDel="005D7CD2">
          <w:delText>b</w:delText>
        </w:r>
        <w:r w:rsidRPr="00767EA0" w:rsidDel="005D7CD2">
          <w:delText>oss</w:delText>
        </w:r>
        <w:bookmarkEnd w:id="2107"/>
      </w:del>
    </w:p>
    <w:p w14:paraId="4731A3AD" w14:textId="3523AE1A" w:rsidR="0010045B" w:rsidRPr="0010045B" w:rsidDel="005D7CD2" w:rsidRDefault="00D0037D" w:rsidP="0010045B">
      <w:pPr>
        <w:pStyle w:val="Heading2"/>
        <w:rPr>
          <w:del w:id="2109" w:author="Danni Liu" w:date="2020-06-16T10:31:00Z"/>
        </w:rPr>
      </w:pPr>
      <w:bookmarkStart w:id="2110" w:name="_Toc40807573"/>
      <w:del w:id="2111" w:author="Danni Liu" w:date="2020-06-16T10:31:00Z">
        <w:r w:rsidDel="005D7CD2">
          <w:delText>Deployment using JBoss console</w:delText>
        </w:r>
        <w:bookmarkEnd w:id="2110"/>
      </w:del>
    </w:p>
    <w:p w14:paraId="5660F31F" w14:textId="7136FAC6" w:rsidR="00D0037D" w:rsidDel="005D7CD2" w:rsidRDefault="00D0037D" w:rsidP="00371E7F">
      <w:pPr>
        <w:pStyle w:val="ListParagraph"/>
        <w:numPr>
          <w:ilvl w:val="0"/>
          <w:numId w:val="8"/>
        </w:numPr>
        <w:spacing w:after="0" w:line="240" w:lineRule="auto"/>
        <w:contextualSpacing w:val="0"/>
        <w:rPr>
          <w:del w:id="2112" w:author="Danni Liu" w:date="2020-06-16T10:31:00Z"/>
        </w:rPr>
      </w:pPr>
      <w:del w:id="2113" w:author="Danni Liu" w:date="2020-06-16T10:31:00Z">
        <w:r w:rsidDel="005D7CD2">
          <w:delText>Login to JBoss Admin console using the URL (</w:delText>
        </w:r>
        <w:r w:rsidR="00C529A7" w:rsidDel="005D7CD2">
          <w:fldChar w:fldCharType="begin"/>
        </w:r>
        <w:r w:rsidR="00C529A7" w:rsidDel="005D7CD2">
          <w:delInstrText xml:space="preserve"> HYPERLINK "http://localhost:9990/console" </w:delInstrText>
        </w:r>
        <w:r w:rsidR="00C529A7" w:rsidDel="005D7CD2">
          <w:fldChar w:fldCharType="separate"/>
        </w:r>
        <w:r w:rsidRPr="00FE2008" w:rsidDel="005D7CD2">
          <w:rPr>
            <w:rStyle w:val="Hyperlink"/>
          </w:rPr>
          <w:delText>http://localhost:9990/console</w:delText>
        </w:r>
        <w:r w:rsidR="00C529A7" w:rsidDel="005D7CD2">
          <w:rPr>
            <w:rStyle w:val="Hyperlink"/>
          </w:rPr>
          <w:fldChar w:fldCharType="end"/>
        </w:r>
        <w:r w:rsidDel="005D7CD2">
          <w:delText xml:space="preserve">) </w:delText>
        </w:r>
      </w:del>
    </w:p>
    <w:p w14:paraId="605BCCD8" w14:textId="005FB010" w:rsidR="00D0037D" w:rsidDel="005D7CD2" w:rsidRDefault="00D0037D" w:rsidP="00371E7F">
      <w:pPr>
        <w:pStyle w:val="ListParagraph"/>
        <w:numPr>
          <w:ilvl w:val="0"/>
          <w:numId w:val="8"/>
        </w:numPr>
        <w:spacing w:after="0" w:line="240" w:lineRule="auto"/>
        <w:contextualSpacing w:val="0"/>
        <w:rPr>
          <w:del w:id="2114" w:author="Danni Liu" w:date="2020-06-16T10:31:00Z"/>
        </w:rPr>
      </w:pPr>
      <w:del w:id="2115" w:author="Danni Liu" w:date="2020-06-16T10:31:00Z">
        <w:r w:rsidDel="005D7CD2">
          <w:delText xml:space="preserve">Click on “Deployments” </w:delText>
        </w:r>
        <w:r w:rsidR="00CF6691" w:rsidDel="005D7CD2">
          <w:delText>tab and use the dropdown to select ‘Add Unmanaged Deployment’</w:delText>
        </w:r>
      </w:del>
    </w:p>
    <w:p w14:paraId="3CCE597A" w14:textId="71F20D55" w:rsidR="00D0037D" w:rsidDel="005D7CD2" w:rsidRDefault="00D0037D" w:rsidP="00D0037D">
      <w:pPr>
        <w:pStyle w:val="ListParagraph"/>
        <w:rPr>
          <w:del w:id="2116" w:author="Danni Liu" w:date="2020-06-16T10:31:00Z"/>
        </w:rPr>
      </w:pPr>
    </w:p>
    <w:p w14:paraId="534B8372" w14:textId="31C82F9B" w:rsidR="00D0037D" w:rsidDel="005D7CD2" w:rsidRDefault="00CF6691" w:rsidP="00D0037D">
      <w:pPr>
        <w:pStyle w:val="ListParagraph"/>
        <w:ind w:left="1080"/>
        <w:rPr>
          <w:del w:id="2117" w:author="Danni Liu" w:date="2020-06-16T10:31:00Z"/>
        </w:rPr>
      </w:pPr>
      <w:del w:id="2118" w:author="Danni Liu" w:date="2020-06-16T10:31:00Z">
        <w:r w:rsidRPr="00CF6691" w:rsidDel="005D7CD2">
          <w:rPr>
            <w:noProof/>
          </w:rPr>
          <w:drawing>
            <wp:inline distT="0" distB="0" distL="0" distR="0" wp14:anchorId="29853E7C" wp14:editId="77BAF449">
              <wp:extent cx="5353050" cy="3464613"/>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62623" cy="3470809"/>
                      </a:xfrm>
                      <a:prstGeom prst="rect">
                        <a:avLst/>
                      </a:prstGeom>
                    </pic:spPr>
                  </pic:pic>
                </a:graphicData>
              </a:graphic>
            </wp:inline>
          </w:drawing>
        </w:r>
      </w:del>
    </w:p>
    <w:p w14:paraId="12FE9C5C" w14:textId="67D71982" w:rsidR="00D0037D" w:rsidDel="005D7CD2" w:rsidRDefault="00D0037D" w:rsidP="00037FB3">
      <w:pPr>
        <w:rPr>
          <w:del w:id="2119" w:author="Danni Liu" w:date="2020-06-16T10:31:00Z"/>
        </w:rPr>
      </w:pPr>
    </w:p>
    <w:p w14:paraId="4CC13722" w14:textId="41FA8604" w:rsidR="00037FB3" w:rsidDel="005D7CD2" w:rsidRDefault="00037FB3" w:rsidP="00037FB3">
      <w:pPr>
        <w:rPr>
          <w:del w:id="2120" w:author="Danni Liu" w:date="2020-06-16T10:31:00Z"/>
        </w:rPr>
      </w:pPr>
    </w:p>
    <w:p w14:paraId="2B6CF8A8" w14:textId="42F40F9C" w:rsidR="00037FB3" w:rsidDel="005D7CD2" w:rsidRDefault="00037FB3" w:rsidP="00037FB3">
      <w:pPr>
        <w:rPr>
          <w:del w:id="2121" w:author="Danni Liu" w:date="2020-06-16T10:31:00Z"/>
        </w:rPr>
      </w:pPr>
    </w:p>
    <w:p w14:paraId="0E8C0EB0" w14:textId="2807AA71" w:rsidR="00037FB3" w:rsidDel="005D7CD2" w:rsidRDefault="00037FB3" w:rsidP="00037FB3">
      <w:pPr>
        <w:rPr>
          <w:del w:id="2122" w:author="Danni Liu" w:date="2020-06-16T10:31:00Z"/>
        </w:rPr>
      </w:pPr>
    </w:p>
    <w:p w14:paraId="2E1C3E9F" w14:textId="49227190" w:rsidR="00037FB3" w:rsidDel="005D7CD2" w:rsidRDefault="00037FB3" w:rsidP="00037FB3">
      <w:pPr>
        <w:rPr>
          <w:del w:id="2123" w:author="Danni Liu" w:date="2020-06-16T10:31:00Z"/>
        </w:rPr>
      </w:pPr>
    </w:p>
    <w:p w14:paraId="0C9B1495" w14:textId="496B8A36" w:rsidR="00037FB3" w:rsidDel="005D7CD2" w:rsidRDefault="00037FB3" w:rsidP="00037FB3">
      <w:pPr>
        <w:rPr>
          <w:del w:id="2124" w:author="Danni Liu" w:date="2020-06-16T10:31:00Z"/>
        </w:rPr>
      </w:pPr>
    </w:p>
    <w:p w14:paraId="34716229" w14:textId="3DA21ED9" w:rsidR="00037FB3" w:rsidDel="005D7CD2" w:rsidRDefault="00037FB3" w:rsidP="00037FB3">
      <w:pPr>
        <w:rPr>
          <w:del w:id="2125" w:author="Danni Liu" w:date="2020-06-16T10:31:00Z"/>
        </w:rPr>
      </w:pPr>
    </w:p>
    <w:p w14:paraId="7CCF840D" w14:textId="0F862D86" w:rsidR="00037FB3" w:rsidDel="005D7CD2" w:rsidRDefault="00037FB3" w:rsidP="00037FB3">
      <w:pPr>
        <w:rPr>
          <w:del w:id="2126" w:author="Danni Liu" w:date="2020-06-16T10:31:00Z"/>
        </w:rPr>
      </w:pPr>
    </w:p>
    <w:p w14:paraId="4009D9AA" w14:textId="298D141F" w:rsidR="00037FB3" w:rsidDel="005D7CD2" w:rsidRDefault="00037FB3" w:rsidP="00037FB3">
      <w:pPr>
        <w:rPr>
          <w:del w:id="2127" w:author="Danni Liu" w:date="2020-06-16T10:31:00Z"/>
        </w:rPr>
      </w:pPr>
    </w:p>
    <w:p w14:paraId="54F01ACF" w14:textId="2449A3B5" w:rsidR="00037FB3" w:rsidDel="005D7CD2" w:rsidRDefault="00037FB3" w:rsidP="00037FB3">
      <w:pPr>
        <w:rPr>
          <w:del w:id="2128" w:author="Danni Liu" w:date="2020-06-16T10:31:00Z"/>
        </w:rPr>
      </w:pPr>
    </w:p>
    <w:p w14:paraId="1A415F0D" w14:textId="381A244E" w:rsidR="00037FB3" w:rsidDel="005D7CD2" w:rsidRDefault="00037FB3" w:rsidP="00037FB3">
      <w:pPr>
        <w:rPr>
          <w:del w:id="2129" w:author="Danni Liu" w:date="2020-06-16T10:31:00Z"/>
        </w:rPr>
      </w:pPr>
    </w:p>
    <w:p w14:paraId="58E8461F" w14:textId="5DEF9E19" w:rsidR="00037FB3" w:rsidDel="005D7CD2" w:rsidRDefault="00037FB3" w:rsidP="00037FB3">
      <w:pPr>
        <w:rPr>
          <w:del w:id="2130" w:author="Danni Liu" w:date="2020-06-16T10:31:00Z"/>
        </w:rPr>
      </w:pPr>
    </w:p>
    <w:p w14:paraId="61D6E947" w14:textId="4C911626" w:rsidR="00037FB3" w:rsidDel="005D7CD2" w:rsidRDefault="00037FB3" w:rsidP="00037FB3">
      <w:pPr>
        <w:rPr>
          <w:del w:id="2131" w:author="Danni Liu" w:date="2020-06-16T10:31:00Z"/>
        </w:rPr>
      </w:pPr>
    </w:p>
    <w:p w14:paraId="0CC036B7" w14:textId="0424AD75" w:rsidR="00D0037D" w:rsidDel="005D7CD2" w:rsidRDefault="00037FB3" w:rsidP="00371E7F">
      <w:pPr>
        <w:pStyle w:val="ListParagraph"/>
        <w:numPr>
          <w:ilvl w:val="0"/>
          <w:numId w:val="8"/>
        </w:numPr>
        <w:spacing w:after="0" w:line="240" w:lineRule="auto"/>
        <w:contextualSpacing w:val="0"/>
        <w:rPr>
          <w:del w:id="2132" w:author="Danni Liu" w:date="2020-06-16T10:31:00Z"/>
        </w:rPr>
      </w:pPr>
      <w:del w:id="2133" w:author="Danni Liu" w:date="2020-06-16T10:31:00Z">
        <w:r w:rsidDel="005D7CD2">
          <w:delText>Set</w:delText>
        </w:r>
        <w:r w:rsidR="00A6571E" w:rsidDel="005D7CD2">
          <w:delText xml:space="preserve"> the following configurations</w:delText>
        </w:r>
        <w:r w:rsidDel="005D7CD2">
          <w:delText xml:space="preserve"> for Name, Runtime Name, and Path</w:delText>
        </w:r>
        <w:r w:rsidR="00A6571E" w:rsidDel="005D7CD2">
          <w:delText>: &lt;ATG_HOME&gt;/EAR/B2B.ear</w:delText>
        </w:r>
        <w:r w:rsidR="00EF0EB3" w:rsidDel="005D7CD2">
          <w:delText xml:space="preserve"> and clck ‘Add’</w:delText>
        </w:r>
      </w:del>
    </w:p>
    <w:p w14:paraId="44FFCFDD" w14:textId="64D6045F" w:rsidR="00D0037D" w:rsidDel="005D7CD2" w:rsidRDefault="00037FB3" w:rsidP="00D0037D">
      <w:pPr>
        <w:pStyle w:val="ListParagraph"/>
        <w:ind w:left="1080"/>
        <w:rPr>
          <w:del w:id="2134" w:author="Danni Liu" w:date="2020-06-16T10:31:00Z"/>
        </w:rPr>
      </w:pPr>
      <w:del w:id="2135" w:author="Danni Liu" w:date="2020-06-16T10:31:00Z">
        <w:r w:rsidRPr="00037FB3" w:rsidDel="005D7CD2">
          <w:rPr>
            <w:noProof/>
          </w:rPr>
          <w:drawing>
            <wp:inline distT="0" distB="0" distL="0" distR="0" wp14:anchorId="5A3A7B2C" wp14:editId="10941B22">
              <wp:extent cx="5162550" cy="3349921"/>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5831" cy="3358539"/>
                      </a:xfrm>
                      <a:prstGeom prst="rect">
                        <a:avLst/>
                      </a:prstGeom>
                    </pic:spPr>
                  </pic:pic>
                </a:graphicData>
              </a:graphic>
            </wp:inline>
          </w:drawing>
        </w:r>
      </w:del>
    </w:p>
    <w:p w14:paraId="24D632C5" w14:textId="26FDD926" w:rsidR="00EF0EB3" w:rsidDel="005D7CD2" w:rsidRDefault="00EF0EB3" w:rsidP="00371E7F">
      <w:pPr>
        <w:pStyle w:val="ListParagraph"/>
        <w:numPr>
          <w:ilvl w:val="0"/>
          <w:numId w:val="8"/>
        </w:numPr>
        <w:rPr>
          <w:del w:id="2136" w:author="Danni Liu" w:date="2020-06-16T10:31:00Z"/>
        </w:rPr>
      </w:pPr>
      <w:del w:id="2137" w:author="Danni Liu" w:date="2020-06-16T10:31:00Z">
        <w:r w:rsidDel="005D7CD2">
          <w:delText>Select ‘Enable’ Link or from the dropdown and monitor and monitor the progress of the deployment of the selected EAR on the server console</w:delText>
        </w:r>
      </w:del>
    </w:p>
    <w:p w14:paraId="48666F1B" w14:textId="59905666" w:rsidR="00EF0EB3" w:rsidDel="005D7CD2" w:rsidRDefault="00EF0EB3" w:rsidP="00D0037D">
      <w:pPr>
        <w:pStyle w:val="ListParagraph"/>
        <w:ind w:left="1080"/>
        <w:rPr>
          <w:del w:id="2138" w:author="Danni Liu" w:date="2020-06-16T10:31:00Z"/>
        </w:rPr>
      </w:pPr>
      <w:del w:id="2139" w:author="Danni Liu" w:date="2020-06-16T10:31:00Z">
        <w:r w:rsidRPr="00EF0EB3" w:rsidDel="005D7CD2">
          <w:rPr>
            <w:noProof/>
          </w:rPr>
          <w:drawing>
            <wp:inline distT="0" distB="0" distL="0" distR="0" wp14:anchorId="1CE19A28" wp14:editId="15E3A9DB">
              <wp:extent cx="5151120" cy="3350136"/>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67775" cy="3360968"/>
                      </a:xfrm>
                      <a:prstGeom prst="rect">
                        <a:avLst/>
                      </a:prstGeom>
                    </pic:spPr>
                  </pic:pic>
                </a:graphicData>
              </a:graphic>
            </wp:inline>
          </w:drawing>
        </w:r>
      </w:del>
    </w:p>
    <w:p w14:paraId="1CC139D9" w14:textId="114F63E5" w:rsidR="00D0037D" w:rsidDel="005D7CD2" w:rsidRDefault="00D0037D" w:rsidP="00D0037D">
      <w:pPr>
        <w:pStyle w:val="ListParagraph"/>
        <w:ind w:left="1080"/>
        <w:rPr>
          <w:del w:id="2140" w:author="Danni Liu" w:date="2020-06-16T10:31:00Z"/>
        </w:rPr>
      </w:pPr>
    </w:p>
    <w:p w14:paraId="3BD507E8" w14:textId="03DBB43B" w:rsidR="00D0037D" w:rsidDel="005D7CD2" w:rsidRDefault="008F4F3C" w:rsidP="00371E7F">
      <w:pPr>
        <w:pStyle w:val="ListParagraph"/>
        <w:numPr>
          <w:ilvl w:val="0"/>
          <w:numId w:val="8"/>
        </w:numPr>
        <w:rPr>
          <w:del w:id="2141" w:author="Danni Liu" w:date="2020-06-16T10:31:00Z"/>
        </w:rPr>
      </w:pPr>
      <w:del w:id="2142" w:author="Danni Liu" w:date="2020-06-16T10:31:00Z">
        <w:r w:rsidDel="005D7CD2">
          <w:delText>The selected EAR can be undeployed using the “</w:delText>
        </w:r>
        <w:r w:rsidR="00EF0EB3" w:rsidDel="005D7CD2">
          <w:delText>Undeploy</w:delText>
        </w:r>
        <w:r w:rsidDel="005D7CD2">
          <w:delText xml:space="preserve">” </w:delText>
        </w:r>
        <w:r w:rsidR="00EF0EB3" w:rsidDel="005D7CD2">
          <w:delText>option</w:delText>
        </w:r>
        <w:r w:rsidDel="005D7CD2">
          <w:delText xml:space="preserve"> </w:delText>
        </w:r>
      </w:del>
    </w:p>
    <w:p w14:paraId="769D3375" w14:textId="15C5A292" w:rsidR="00D0037D" w:rsidDel="005D7CD2" w:rsidRDefault="00D0037D" w:rsidP="00D0037D">
      <w:pPr>
        <w:pStyle w:val="Heading2"/>
        <w:rPr>
          <w:del w:id="2143" w:author="Danni Liu" w:date="2020-06-16T10:31:00Z"/>
        </w:rPr>
      </w:pPr>
      <w:bookmarkStart w:id="2144" w:name="_Toc40807574"/>
      <w:del w:id="2145" w:author="Danni Liu" w:date="2020-06-16T10:31:00Z">
        <w:r w:rsidRPr="00433E7F" w:rsidDel="005D7CD2">
          <w:delText>JBoss deployment using the Deployment Scanner</w:delText>
        </w:r>
        <w:r w:rsidDel="005D7CD2">
          <w:delText xml:space="preserve"> (Manual Deployment)</w:delText>
        </w:r>
        <w:bookmarkEnd w:id="2144"/>
      </w:del>
    </w:p>
    <w:p w14:paraId="07CC0A17" w14:textId="59FA8883" w:rsidR="00D0037D" w:rsidDel="005D7CD2" w:rsidRDefault="00D0037D" w:rsidP="00D0037D">
      <w:pPr>
        <w:ind w:left="576"/>
        <w:rPr>
          <w:del w:id="2146" w:author="Danni Liu" w:date="2020-06-16T10:31:00Z"/>
        </w:rPr>
      </w:pPr>
    </w:p>
    <w:p w14:paraId="39ABCE20" w14:textId="4631C1B1" w:rsidR="00D0037D" w:rsidDel="005D7CD2" w:rsidRDefault="00D0037D" w:rsidP="00371E7F">
      <w:pPr>
        <w:pStyle w:val="ListParagraph"/>
        <w:numPr>
          <w:ilvl w:val="0"/>
          <w:numId w:val="9"/>
        </w:numPr>
        <w:rPr>
          <w:del w:id="2147" w:author="Danni Liu" w:date="2020-06-16T10:31:00Z"/>
        </w:rPr>
      </w:pPr>
      <w:del w:id="2148" w:author="Danni Liu" w:date="2020-06-16T10:31:00Z">
        <w:r w:rsidDel="005D7CD2">
          <w:delText>Manually c</w:delText>
        </w:r>
        <w:r w:rsidRPr="003314AA" w:rsidDel="005D7CD2">
          <w:delText xml:space="preserve">opy the application </w:delText>
        </w:r>
        <w:r w:rsidDel="005D7CD2">
          <w:delText>ear file</w:delText>
        </w:r>
        <w:r w:rsidRPr="003314AA" w:rsidDel="005D7CD2">
          <w:delText xml:space="preserve"> to th</w:delText>
        </w:r>
        <w:r w:rsidDel="005D7CD2">
          <w:delText>e deployment folder found at &lt;JBOSS</w:delText>
        </w:r>
        <w:r w:rsidRPr="003314AA" w:rsidDel="005D7CD2">
          <w:delText>_HOME</w:delText>
        </w:r>
        <w:r w:rsidDel="005D7CD2">
          <w:delText>&gt;/standalone/deployments</w:delText>
        </w:r>
      </w:del>
    </w:p>
    <w:p w14:paraId="0F0F7D31" w14:textId="7DE082D5" w:rsidR="00D0037D" w:rsidDel="005D7CD2" w:rsidRDefault="00D0037D" w:rsidP="00D0037D">
      <w:pPr>
        <w:pStyle w:val="ListParagraph"/>
        <w:ind w:left="1080"/>
        <w:rPr>
          <w:del w:id="2149" w:author="Danni Liu" w:date="2020-06-16T10:31:00Z"/>
        </w:rPr>
      </w:pPr>
    </w:p>
    <w:p w14:paraId="604272ED" w14:textId="363DD1FB" w:rsidR="00D0037D" w:rsidDel="005D7CD2" w:rsidRDefault="00D0037D" w:rsidP="00D0037D">
      <w:pPr>
        <w:pStyle w:val="ListParagraph"/>
        <w:ind w:left="1080"/>
        <w:rPr>
          <w:del w:id="2150" w:author="Danni Liu" w:date="2020-06-16T10:31:00Z"/>
        </w:rPr>
      </w:pPr>
      <w:del w:id="2151" w:author="Danni Liu" w:date="2020-06-16T10:31:00Z">
        <w:r w:rsidDel="005D7CD2">
          <w:delText>Example: B2B.ear</w:delText>
        </w:r>
      </w:del>
    </w:p>
    <w:p w14:paraId="703FDBCA" w14:textId="7CAD5C74" w:rsidR="00D0037D" w:rsidDel="005D7CD2" w:rsidRDefault="00D0037D" w:rsidP="00D0037D">
      <w:pPr>
        <w:pStyle w:val="ListParagraph"/>
        <w:ind w:left="1080"/>
        <w:rPr>
          <w:del w:id="2152" w:author="Danni Liu" w:date="2020-06-16T10:31:00Z"/>
        </w:rPr>
      </w:pPr>
    </w:p>
    <w:p w14:paraId="5CDFD196" w14:textId="11B2D339" w:rsidR="00D0037D" w:rsidDel="005D7CD2" w:rsidRDefault="00D0037D" w:rsidP="00371E7F">
      <w:pPr>
        <w:pStyle w:val="ListParagraph"/>
        <w:numPr>
          <w:ilvl w:val="0"/>
          <w:numId w:val="9"/>
        </w:numPr>
        <w:rPr>
          <w:del w:id="2153" w:author="Danni Liu" w:date="2020-06-16T10:31:00Z"/>
        </w:rPr>
      </w:pPr>
      <w:del w:id="2154" w:author="Danni Liu" w:date="2020-06-16T10:31:00Z">
        <w:r w:rsidDel="005D7CD2">
          <w:delText>Create a new file named &lt;EAR&gt;.dodeploy. Now the deployment scanner identifies the B2B.ear based on this marker file</w:delText>
        </w:r>
      </w:del>
    </w:p>
    <w:p w14:paraId="1178556A" w14:textId="145DE137" w:rsidR="00D0037D" w:rsidDel="005D7CD2" w:rsidRDefault="00D0037D" w:rsidP="00D0037D">
      <w:pPr>
        <w:pStyle w:val="ListParagraph"/>
        <w:ind w:left="1080"/>
        <w:rPr>
          <w:del w:id="2155" w:author="Danni Liu" w:date="2020-06-16T10:31:00Z"/>
        </w:rPr>
      </w:pPr>
    </w:p>
    <w:p w14:paraId="507188E4" w14:textId="3A3E4592" w:rsidR="00D0037D" w:rsidDel="005D7CD2" w:rsidRDefault="00D0037D" w:rsidP="00D0037D">
      <w:pPr>
        <w:pStyle w:val="ListParagraph"/>
        <w:ind w:left="1080"/>
        <w:rPr>
          <w:del w:id="2156" w:author="Danni Liu" w:date="2020-06-16T10:31:00Z"/>
        </w:rPr>
      </w:pPr>
      <w:del w:id="2157" w:author="Danni Liu" w:date="2020-06-16T10:31:00Z">
        <w:r w:rsidDel="005D7CD2">
          <w:delText>Example: B2B.ear.dodeploy</w:delText>
        </w:r>
      </w:del>
    </w:p>
    <w:p w14:paraId="2E9D7450" w14:textId="01FFD2C7" w:rsidR="00D0037D" w:rsidDel="005D7CD2" w:rsidRDefault="00D0037D" w:rsidP="00D0037D">
      <w:pPr>
        <w:pStyle w:val="ListParagraph"/>
        <w:ind w:left="1080"/>
        <w:rPr>
          <w:del w:id="2158" w:author="Danni Liu" w:date="2020-06-16T10:31:00Z"/>
        </w:rPr>
      </w:pPr>
    </w:p>
    <w:p w14:paraId="6983E099" w14:textId="7D53E8A6" w:rsidR="00D0037D" w:rsidRPr="008E7B8A" w:rsidDel="005D7CD2" w:rsidRDefault="00D0037D" w:rsidP="00371E7F">
      <w:pPr>
        <w:pStyle w:val="ListParagraph"/>
        <w:numPr>
          <w:ilvl w:val="0"/>
          <w:numId w:val="9"/>
        </w:numPr>
        <w:rPr>
          <w:del w:id="2159" w:author="Danni Liu" w:date="2020-06-16T10:31:00Z"/>
          <w:b/>
        </w:rPr>
      </w:pPr>
      <w:del w:id="2160" w:author="Danni Liu" w:date="2020-06-16T10:31:00Z">
        <w:r w:rsidDel="005D7CD2">
          <w:delText>On completion of the deployment, JBoss creates a &lt;EAR&gt;.deployed marker file.</w:delText>
        </w:r>
        <w:r w:rsidDel="005D7CD2">
          <w:rPr>
            <w:b/>
          </w:rPr>
          <w:tab/>
        </w:r>
      </w:del>
    </w:p>
    <w:p w14:paraId="034C4EFD" w14:textId="171126A3" w:rsidR="00D0037D" w:rsidRPr="008E7B8A" w:rsidDel="005D7CD2" w:rsidRDefault="00D0037D" w:rsidP="00D03DA0">
      <w:pPr>
        <w:rPr>
          <w:del w:id="2161" w:author="Danni Liu" w:date="2020-06-16T10:31:00Z"/>
          <w:b/>
        </w:rPr>
      </w:pPr>
    </w:p>
    <w:p w14:paraId="217EE7A0" w14:textId="0CB95EE5" w:rsidR="001563AF" w:rsidDel="005D7CD2" w:rsidRDefault="009E3E8D" w:rsidP="001563AF">
      <w:pPr>
        <w:pStyle w:val="Heading1"/>
        <w:rPr>
          <w:del w:id="2162" w:author="Danni Liu" w:date="2020-06-16T10:31:00Z"/>
        </w:rPr>
      </w:pPr>
      <w:bookmarkStart w:id="2163" w:name="_Toc40807575"/>
      <w:del w:id="2164" w:author="Danni Liu" w:date="2020-06-16T10:31:00Z">
        <w:r w:rsidDel="005D7CD2">
          <w:delText>Troubleshooting</w:delText>
        </w:r>
        <w:bookmarkEnd w:id="2163"/>
      </w:del>
    </w:p>
    <w:p w14:paraId="1C88A2F2" w14:textId="03D93EBC" w:rsidR="001563AF" w:rsidDel="005D7CD2" w:rsidRDefault="001563AF" w:rsidP="001563AF">
      <w:pPr>
        <w:pStyle w:val="Heading2"/>
        <w:rPr>
          <w:del w:id="2165" w:author="Danni Liu" w:date="2020-06-16T10:31:00Z"/>
        </w:rPr>
      </w:pPr>
      <w:bookmarkStart w:id="2166" w:name="_Toc40807576"/>
      <w:del w:id="2167" w:author="Danni Liu" w:date="2020-06-16T10:31:00Z">
        <w:r w:rsidDel="005D7CD2">
          <w:delText>Only one JAX-RS Application class allowed.</w:delText>
        </w:r>
        <w:bookmarkEnd w:id="2166"/>
      </w:del>
    </w:p>
    <w:p w14:paraId="40DFE2C6" w14:textId="40486BFE" w:rsidR="001563AF" w:rsidDel="005D7CD2" w:rsidRDefault="001563AF" w:rsidP="001563AF">
      <w:pPr>
        <w:pStyle w:val="ListParagraph"/>
        <w:ind w:left="1800"/>
        <w:rPr>
          <w:del w:id="2168" w:author="Danni Liu" w:date="2020-06-16T10:31:00Z"/>
        </w:rPr>
      </w:pPr>
    </w:p>
    <w:p w14:paraId="680B9CFF" w14:textId="665DB143" w:rsidR="001563AF" w:rsidRPr="00E16C9F" w:rsidDel="005D7CD2" w:rsidRDefault="001563AF" w:rsidP="001563AF">
      <w:pPr>
        <w:pStyle w:val="ListParagraph"/>
        <w:ind w:left="1080"/>
        <w:rPr>
          <w:del w:id="2169" w:author="Danni Liu" w:date="2020-06-16T10:31:00Z"/>
          <w:rFonts w:ascii="Courier New" w:hAnsi="Courier New" w:cs="Courier New"/>
          <w:sz w:val="16"/>
          <w:szCs w:val="16"/>
        </w:rPr>
      </w:pPr>
      <w:del w:id="2170" w:author="Danni Liu" w:date="2020-06-16T10:31:00Z">
        <w:r w:rsidRPr="00E16C9F" w:rsidDel="005D7CD2">
          <w:rPr>
            <w:rFonts w:ascii="Courier New" w:hAnsi="Courier New" w:cs="Courier New"/>
            <w:sz w:val="16"/>
            <w:szCs w:val="16"/>
            <w:highlight w:val="yellow"/>
          </w:rPr>
          <w:delText>Caused by: org.jboss.as.server.deployment.DeploymentUnitProcessingException: JBAS011232: Only one JAX-RS Application Class allowed</w:delText>
        </w:r>
        <w:r w:rsidRPr="00E16C9F" w:rsidDel="005D7CD2">
          <w:rPr>
            <w:rFonts w:ascii="Courier New" w:hAnsi="Courier New" w:cs="Courier New"/>
            <w:sz w:val="16"/>
            <w:szCs w:val="16"/>
          </w:rPr>
          <w:delText>. com.sun.jersey.server.impl.application.DeferredResourceConfig com.att.wireless.angularregister.JAXRSRegister com.sun.jersey.api.core.DefaultResourceConfig com.sun.jersey.api.core.ClassNamesResourceConfig com.sun.jersey.api.core.PackagesResourceConfig com.sun.jersey.api.core.ResourceConfig com.sun.jersey.api.core.ApplicationAdapter com.sun.jersey.api.core.ScanningResourceConfig com.sun.jersey.server.impl.application.ComponentsResourceConfig com.att.wireless.careadminregister.JAXRSRegister com.sun.jersey.api.core.WebAppResourceConfig com.att.wireless.res</w:delText>
        </w:r>
      </w:del>
    </w:p>
    <w:p w14:paraId="2092BF07" w14:textId="66A4F84D" w:rsidR="001563AF" w:rsidRPr="00E16C9F" w:rsidDel="005D7CD2" w:rsidRDefault="001563AF" w:rsidP="001563AF">
      <w:pPr>
        <w:pStyle w:val="ListParagraph"/>
        <w:ind w:left="1080"/>
        <w:rPr>
          <w:del w:id="2171" w:author="Danni Liu" w:date="2020-06-16T10:31:00Z"/>
          <w:rFonts w:ascii="Courier New" w:hAnsi="Courier New" w:cs="Courier New"/>
          <w:sz w:val="16"/>
          <w:szCs w:val="16"/>
        </w:rPr>
      </w:pPr>
      <w:del w:id="2172" w:author="Danni Liu" w:date="2020-06-16T10:31:00Z">
        <w:r w:rsidRPr="00E16C9F" w:rsidDel="005D7CD2">
          <w:rPr>
            <w:rFonts w:ascii="Courier New" w:hAnsi="Courier New" w:cs="Courier New"/>
            <w:sz w:val="16"/>
            <w:szCs w:val="16"/>
          </w:rPr>
          <w:delText>register.JAXRSRegister com.sun.jersey.api.core.ClasspathResourceConfig</w:delText>
        </w:r>
      </w:del>
    </w:p>
    <w:p w14:paraId="38B72199" w14:textId="7CDFC627" w:rsidR="001563AF" w:rsidRPr="00E16C9F" w:rsidDel="005D7CD2" w:rsidRDefault="001563AF" w:rsidP="001563AF">
      <w:pPr>
        <w:pStyle w:val="ListParagraph"/>
        <w:ind w:left="1080"/>
        <w:rPr>
          <w:del w:id="2173" w:author="Danni Liu" w:date="2020-06-16T10:31:00Z"/>
          <w:rFonts w:ascii="Courier New" w:hAnsi="Courier New" w:cs="Courier New"/>
          <w:sz w:val="16"/>
          <w:szCs w:val="16"/>
        </w:rPr>
      </w:pPr>
      <w:del w:id="2174" w:author="Danni Liu" w:date="2020-06-16T10:31:00Z">
        <w:r w:rsidRPr="00E16C9F" w:rsidDel="005D7CD2">
          <w:rPr>
            <w:rFonts w:ascii="Courier New" w:hAnsi="Courier New" w:cs="Courier New"/>
            <w:sz w:val="16"/>
            <w:szCs w:val="16"/>
          </w:rPr>
          <w:delText>at org.jboss.as.jaxrs.deployment.JaxrsScanningProcessor.scan(JaxrsScanningProcessor.java:206)</w:delText>
        </w:r>
      </w:del>
    </w:p>
    <w:p w14:paraId="6490AAF2" w14:textId="378AE032" w:rsidR="001563AF" w:rsidRPr="00E16C9F" w:rsidDel="005D7CD2" w:rsidRDefault="001563AF" w:rsidP="001563AF">
      <w:pPr>
        <w:pStyle w:val="ListParagraph"/>
        <w:ind w:left="1080"/>
        <w:rPr>
          <w:del w:id="2175" w:author="Danni Liu" w:date="2020-06-16T10:31:00Z"/>
          <w:rFonts w:ascii="Courier New" w:hAnsi="Courier New" w:cs="Courier New"/>
          <w:sz w:val="16"/>
          <w:szCs w:val="16"/>
        </w:rPr>
      </w:pPr>
      <w:del w:id="2176" w:author="Danni Liu" w:date="2020-06-16T10:31:00Z">
        <w:r w:rsidRPr="00E16C9F" w:rsidDel="005D7CD2">
          <w:rPr>
            <w:rFonts w:ascii="Courier New" w:hAnsi="Courier New" w:cs="Courier New"/>
            <w:sz w:val="16"/>
            <w:szCs w:val="16"/>
          </w:rPr>
          <w:delText>at org.jboss.as.jaxrs.deployment.JaxrsScanningProcessor.deploy(JaxrsScanningProcessor.java:100)</w:delText>
        </w:r>
      </w:del>
    </w:p>
    <w:p w14:paraId="1CFAE0E1" w14:textId="109E44DB" w:rsidR="001563AF" w:rsidRPr="00E16C9F" w:rsidDel="005D7CD2" w:rsidRDefault="001563AF" w:rsidP="001563AF">
      <w:pPr>
        <w:pStyle w:val="ListParagraph"/>
        <w:ind w:left="1080"/>
        <w:rPr>
          <w:del w:id="2177" w:author="Danni Liu" w:date="2020-06-16T10:31:00Z"/>
          <w:rFonts w:ascii="Courier New" w:hAnsi="Courier New" w:cs="Courier New"/>
          <w:sz w:val="16"/>
          <w:szCs w:val="16"/>
        </w:rPr>
      </w:pPr>
      <w:del w:id="2178" w:author="Danni Liu" w:date="2020-06-16T10:31:00Z">
        <w:r w:rsidRPr="00E16C9F" w:rsidDel="005D7CD2">
          <w:rPr>
            <w:rFonts w:ascii="Courier New" w:hAnsi="Courier New" w:cs="Courier New"/>
            <w:sz w:val="16"/>
            <w:szCs w:val="16"/>
          </w:rPr>
          <w:delText>at org.jboss.as.server.deployment.DeploymentUnitPhaseService.start(DeploymentUnitPhaseService.java:159) [jboss-as-server-7.5.0.Final-redhat-21.jar:7.5.0.Final-redhat-21]</w:delText>
        </w:r>
      </w:del>
    </w:p>
    <w:p w14:paraId="5F91DED8" w14:textId="60A6D395" w:rsidR="001563AF" w:rsidRPr="00E16C9F" w:rsidDel="005D7CD2" w:rsidRDefault="001563AF" w:rsidP="001563AF">
      <w:pPr>
        <w:pStyle w:val="ListParagraph"/>
        <w:ind w:left="1080"/>
        <w:rPr>
          <w:del w:id="2179" w:author="Danni Liu" w:date="2020-06-16T10:31:00Z"/>
          <w:rFonts w:ascii="Courier New" w:hAnsi="Courier New" w:cs="Courier New"/>
          <w:sz w:val="16"/>
          <w:szCs w:val="16"/>
        </w:rPr>
      </w:pPr>
      <w:del w:id="2180" w:author="Danni Liu" w:date="2020-06-16T10:31:00Z">
        <w:r w:rsidRPr="00E16C9F" w:rsidDel="005D7CD2">
          <w:rPr>
            <w:rFonts w:ascii="Courier New" w:hAnsi="Courier New" w:cs="Courier New"/>
            <w:sz w:val="16"/>
            <w:szCs w:val="16"/>
          </w:rPr>
          <w:delText>... 5 more</w:delText>
        </w:r>
      </w:del>
    </w:p>
    <w:p w14:paraId="7A1EECC4" w14:textId="7B0FDA6F" w:rsidR="001563AF" w:rsidDel="005D7CD2" w:rsidRDefault="001563AF" w:rsidP="001563AF">
      <w:pPr>
        <w:pStyle w:val="ListParagraph"/>
        <w:ind w:left="1800"/>
        <w:rPr>
          <w:del w:id="2181" w:author="Danni Liu" w:date="2020-06-16T10:31:00Z"/>
        </w:rPr>
      </w:pPr>
    </w:p>
    <w:p w14:paraId="0F6E156A" w14:textId="2A3BD654" w:rsidR="001563AF" w:rsidDel="005D7CD2" w:rsidRDefault="001563AF" w:rsidP="001563AF">
      <w:pPr>
        <w:pStyle w:val="ListParagraph"/>
        <w:ind w:left="1800"/>
        <w:rPr>
          <w:del w:id="2182" w:author="Danni Liu" w:date="2020-06-16T10:31:00Z"/>
        </w:rPr>
      </w:pPr>
    </w:p>
    <w:p w14:paraId="0D3840E1" w14:textId="350BE31E" w:rsidR="001563AF" w:rsidDel="005D7CD2" w:rsidRDefault="001563AF" w:rsidP="001563AF">
      <w:pPr>
        <w:ind w:firstLine="720"/>
        <w:rPr>
          <w:del w:id="2183" w:author="Danni Liu" w:date="2020-06-16T10:31:00Z"/>
        </w:rPr>
      </w:pPr>
      <w:del w:id="2184" w:author="Danni Liu" w:date="2020-06-16T10:31:00Z">
        <w:r w:rsidDel="005D7CD2">
          <w:delText>Resolution: Please exclude jaxrs and resteasy subsystems as shown below in jboss-deployment-structure.xml</w:delText>
        </w:r>
      </w:del>
    </w:p>
    <w:p w14:paraId="421DA226" w14:textId="71CBF71B" w:rsidR="001563AF" w:rsidDel="005D7CD2" w:rsidRDefault="001563AF" w:rsidP="001563AF">
      <w:pPr>
        <w:ind w:left="1440" w:firstLine="360"/>
        <w:rPr>
          <w:del w:id="2185" w:author="Danni Liu" w:date="2020-06-16T10:31:00Z"/>
          <w:i/>
        </w:rPr>
      </w:pPr>
      <w:del w:id="2186" w:author="Danni Liu" w:date="2020-06-16T10:31:00Z">
        <w:r w:rsidRPr="008122FB" w:rsidDel="005D7CD2">
          <w:rPr>
            <w:i/>
          </w:rPr>
          <w:delText>&lt;exclude-subsystems&gt;</w:delText>
        </w:r>
      </w:del>
    </w:p>
    <w:p w14:paraId="05E25E4E" w14:textId="2E7B3BF1" w:rsidR="001563AF" w:rsidRPr="008122FB" w:rsidDel="005D7CD2" w:rsidRDefault="001563AF" w:rsidP="001563AF">
      <w:pPr>
        <w:ind w:left="1440" w:firstLine="360"/>
        <w:rPr>
          <w:del w:id="2187" w:author="Danni Liu" w:date="2020-06-16T10:31:00Z"/>
          <w:i/>
        </w:rPr>
      </w:pPr>
      <w:del w:id="2188" w:author="Danni Liu" w:date="2020-06-16T10:31:00Z">
        <w:r w:rsidRPr="008122FB" w:rsidDel="005D7CD2">
          <w:rPr>
            <w:i/>
          </w:rPr>
          <w:tab/>
          <w:delText>&lt;subsystem name="jaxrs" /&gt;</w:delText>
        </w:r>
      </w:del>
    </w:p>
    <w:p w14:paraId="58488949" w14:textId="3B172795" w:rsidR="001563AF" w:rsidDel="005D7CD2" w:rsidRDefault="001563AF" w:rsidP="001563AF">
      <w:pPr>
        <w:ind w:left="1440" w:firstLine="360"/>
        <w:rPr>
          <w:del w:id="2189" w:author="Danni Liu" w:date="2020-06-16T10:31:00Z"/>
          <w:i/>
        </w:rPr>
      </w:pPr>
      <w:del w:id="2190" w:author="Danni Liu" w:date="2020-06-16T10:31:00Z">
        <w:r w:rsidRPr="008122FB" w:rsidDel="005D7CD2">
          <w:rPr>
            <w:i/>
          </w:rPr>
          <w:delText>&lt;/exclude-subsystems&gt;</w:delText>
        </w:r>
      </w:del>
    </w:p>
    <w:p w14:paraId="71C7A323" w14:textId="0256603D" w:rsidR="0029519A" w:rsidDel="005D7CD2" w:rsidRDefault="0029519A" w:rsidP="001563AF">
      <w:pPr>
        <w:ind w:left="1440" w:firstLine="360"/>
        <w:rPr>
          <w:del w:id="2191" w:author="Danni Liu" w:date="2020-06-16T10:31:00Z"/>
          <w:i/>
        </w:rPr>
      </w:pPr>
    </w:p>
    <w:p w14:paraId="12CA6BF4" w14:textId="7EC435B1" w:rsidR="002272CB" w:rsidDel="005D7CD2" w:rsidRDefault="002272CB" w:rsidP="002272CB">
      <w:pPr>
        <w:pStyle w:val="Heading2"/>
        <w:rPr>
          <w:del w:id="2192" w:author="Danni Liu" w:date="2020-06-16T10:31:00Z"/>
        </w:rPr>
      </w:pPr>
      <w:bookmarkStart w:id="2193" w:name="_Toc40807577"/>
      <w:del w:id="2194" w:author="Danni Liu" w:date="2020-06-16T10:31:00Z">
        <w:r w:rsidDel="005D7CD2">
          <w:delText>ACC doesn’t work</w:delText>
        </w:r>
        <w:bookmarkEnd w:id="2193"/>
      </w:del>
    </w:p>
    <w:p w14:paraId="7A9C3B64" w14:textId="484CCD92" w:rsidR="009B03C8" w:rsidDel="005D7CD2" w:rsidRDefault="009B03C8" w:rsidP="002272CB">
      <w:pPr>
        <w:rPr>
          <w:del w:id="2195" w:author="Danni Liu" w:date="2020-06-16T10:31:00Z"/>
        </w:rPr>
      </w:pPr>
    </w:p>
    <w:p w14:paraId="569F5DAB" w14:textId="25BEB8D8" w:rsidR="002272CB" w:rsidDel="00FE5F58" w:rsidRDefault="002272CB" w:rsidP="002272CB">
      <w:pPr>
        <w:rPr>
          <w:del w:id="2196" w:author="Danni Liu" w:date="2020-07-09T21:43:00Z"/>
        </w:rPr>
      </w:pPr>
      <w:del w:id="2197" w:author="Danni Liu" w:date="2020-06-16T10:31:00Z">
        <w:r w:rsidDel="005D7CD2">
          <w:delText xml:space="preserve">See steps on confluence page </w:delText>
        </w:r>
        <w:r w:rsidR="00C529A7" w:rsidDel="005D7CD2">
          <w:fldChar w:fldCharType="begin"/>
        </w:r>
        <w:r w:rsidR="00C529A7" w:rsidDel="005D7CD2">
          <w:delInstrText xml:space="preserve"> HYPERLINK "https://wiki.web.att.com/display/premierdev/Solve+your+ACC+Woes" </w:delInstrText>
        </w:r>
        <w:r w:rsidR="00C529A7" w:rsidDel="005D7CD2">
          <w:fldChar w:fldCharType="separate"/>
        </w:r>
        <w:r w:rsidDel="005D7CD2">
          <w:rPr>
            <w:rStyle w:val="Hyperlink"/>
          </w:rPr>
          <w:delText>https://wiki.web.att.com/display/premierdev/Solve+your+ACC+Woes</w:delText>
        </w:r>
        <w:r w:rsidR="00C529A7" w:rsidDel="005D7CD2">
          <w:rPr>
            <w:rStyle w:val="Hyperlink"/>
          </w:rPr>
          <w:fldChar w:fldCharType="end"/>
        </w:r>
      </w:del>
    </w:p>
    <w:p w14:paraId="3AD94A27" w14:textId="4E4D52AA" w:rsidR="007A0B02" w:rsidDel="00FE5F58" w:rsidRDefault="007A0B02" w:rsidP="007A0B02">
      <w:pPr>
        <w:pStyle w:val="Heading1"/>
        <w:rPr>
          <w:del w:id="2198" w:author="Danni Liu" w:date="2020-07-09T21:43:00Z"/>
        </w:rPr>
      </w:pPr>
      <w:bookmarkStart w:id="2199" w:name="_Toc40807578"/>
      <w:del w:id="2200" w:author="Danni Liu" w:date="2020-07-09T21:43:00Z">
        <w:r w:rsidDel="00FE5F58">
          <w:delText>Miscellaneous</w:delText>
        </w:r>
        <w:bookmarkEnd w:id="2199"/>
      </w:del>
    </w:p>
    <w:p w14:paraId="4325F377" w14:textId="391D7446" w:rsidR="00E87659" w:rsidRPr="00E87659" w:rsidDel="00FE5F58" w:rsidRDefault="007A0B02">
      <w:pPr>
        <w:rPr>
          <w:del w:id="2201" w:author="Danni Liu" w:date="2020-07-09T21:43:00Z"/>
          <w:rPrChange w:id="2202" w:author="Danni Liu" w:date="2020-06-16T10:32:00Z">
            <w:rPr>
              <w:del w:id="2203" w:author="Danni Liu" w:date="2020-07-09T21:43:00Z"/>
            </w:rPr>
          </w:rPrChange>
        </w:rPr>
        <w:pPrChange w:id="2204" w:author="Danni Liu" w:date="2020-06-16T10:32:00Z">
          <w:pPr>
            <w:pStyle w:val="Heading2"/>
          </w:pPr>
        </w:pPrChange>
      </w:pPr>
      <w:bookmarkStart w:id="2205" w:name="_Toc40807579"/>
      <w:del w:id="2206" w:author="Danni Liu" w:date="2020-06-16T10:32:00Z">
        <w:r w:rsidDel="00E87659">
          <w:delText>Bypass HALO for online flow:</w:delText>
        </w:r>
      </w:del>
      <w:bookmarkEnd w:id="2205"/>
    </w:p>
    <w:bookmarkStart w:id="2207" w:name="_MON_1624453563"/>
    <w:bookmarkEnd w:id="2207"/>
    <w:p w14:paraId="0ECB7387" w14:textId="0D7F3547" w:rsidR="007A0B02" w:rsidRPr="007A0B02" w:rsidDel="00FE5F58" w:rsidRDefault="002608F5" w:rsidP="007A0B02">
      <w:pPr>
        <w:rPr>
          <w:del w:id="2208" w:author="Danni Liu" w:date="2020-07-09T21:43:00Z"/>
        </w:rPr>
      </w:pPr>
      <w:del w:id="2209" w:author="Danni Liu" w:date="2020-06-16T10:31:00Z">
        <w:r w:rsidDel="005D7CD2">
          <w:object w:dxaOrig="1520" w:dyaOrig="987" w14:anchorId="59F7E84F">
            <v:shape id="_x0000_i1027" type="#_x0000_t75" style="width:77pt;height:46.5pt" o:ole="">
              <v:imagedata r:id="rId68" o:title=""/>
            </v:shape>
            <o:OLEObject Type="Embed" ProgID="Word.Document.12" ShapeID="_x0000_i1027" DrawAspect="Icon" ObjectID="_1660644030" r:id="rId69">
              <o:FieldCodes>\s</o:FieldCodes>
            </o:OLEObject>
          </w:object>
        </w:r>
      </w:del>
    </w:p>
    <w:p w14:paraId="2E1BCDDF" w14:textId="77777777" w:rsidR="009B03C8" w:rsidRPr="0029519A" w:rsidDel="00FE5F58" w:rsidRDefault="009B03C8" w:rsidP="0029519A">
      <w:pPr>
        <w:rPr>
          <w:del w:id="2210" w:author="Danni Liu" w:date="2020-07-09T21:43:00Z"/>
        </w:rPr>
      </w:pPr>
    </w:p>
    <w:p w14:paraId="7BB5B6F4" w14:textId="77777777" w:rsidR="001563AF" w:rsidRPr="001563AF" w:rsidDel="00FE5F58" w:rsidRDefault="001563AF" w:rsidP="001563AF">
      <w:pPr>
        <w:rPr>
          <w:del w:id="2211" w:author="Danni Liu" w:date="2020-07-09T21:43:00Z"/>
        </w:rPr>
      </w:pPr>
    </w:p>
    <w:p w14:paraId="0538B1C5" w14:textId="492FD00F" w:rsidR="00D03DA0" w:rsidRPr="000B4FD0" w:rsidDel="00FE5F58" w:rsidRDefault="00D03DA0" w:rsidP="000B4FD0">
      <w:pPr>
        <w:rPr>
          <w:del w:id="2212" w:author="Danni Liu" w:date="2020-07-09T21:43:00Z"/>
        </w:rPr>
      </w:pPr>
    </w:p>
    <w:p w14:paraId="6B08813F" w14:textId="77777777" w:rsidR="000B4FD0" w:rsidRPr="000B4FD0" w:rsidDel="00FE5F58" w:rsidRDefault="000B4FD0" w:rsidP="000B4FD0">
      <w:pPr>
        <w:rPr>
          <w:del w:id="2213" w:author="Danni Liu" w:date="2020-07-09T21:43:00Z"/>
        </w:rPr>
      </w:pPr>
    </w:p>
    <w:p w14:paraId="40532DF2" w14:textId="77777777" w:rsidR="000B4FD0" w:rsidRPr="000B4FD0" w:rsidRDefault="000B4FD0" w:rsidP="000B4FD0"/>
    <w:sectPr w:rsidR="000B4FD0" w:rsidRPr="000B4FD0" w:rsidSect="00646F5A">
      <w:headerReference w:type="even" r:id="rId70"/>
      <w:headerReference w:type="default" r:id="rId71"/>
      <w:footerReference w:type="even" r:id="rId72"/>
      <w:footerReference w:type="default" r:id="rId73"/>
      <w:headerReference w:type="first" r:id="rId74"/>
      <w:footerReference w:type="first" r:id="rId75"/>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02" w:author="Paul Moody" w:date="2020-05-21T16:32:00Z" w:initials="PM">
    <w:p w14:paraId="7D48B4F7" w14:textId="77777777" w:rsidR="00381689" w:rsidRDefault="00381689">
      <w:pPr>
        <w:pStyle w:val="CommentText"/>
      </w:pPr>
      <w:r>
        <w:rPr>
          <w:rStyle w:val="CommentReference"/>
        </w:rPr>
        <w:annotationRef/>
      </w:r>
      <w:r>
        <w:t>Suggestion to always install on C: drive or have user choose.  User choice is complex, so just use 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48B4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48B4F7" w16cid:durableId="22712B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8DD380" w14:textId="77777777" w:rsidR="004B7AAF" w:rsidRDefault="004B7AAF" w:rsidP="00183A1B">
      <w:pPr>
        <w:spacing w:after="0" w:line="240" w:lineRule="auto"/>
      </w:pPr>
      <w:r>
        <w:separator/>
      </w:r>
    </w:p>
  </w:endnote>
  <w:endnote w:type="continuationSeparator" w:id="0">
    <w:p w14:paraId="74B83227" w14:textId="77777777" w:rsidR="004B7AAF" w:rsidRDefault="004B7AAF" w:rsidP="00183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altName w:val="MS Mincho"/>
    <w:charset w:val="80"/>
    <w:family w:val="auto"/>
    <w:pitch w:val="variable"/>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Bold">
    <w:panose1 w:val="020F0702030404030204"/>
    <w:charset w:val="00"/>
    <w:family w:val="auto"/>
    <w:pitch w:val="variable"/>
    <w:sig w:usb0="E10002FF" w:usb1="4000ACFF" w:usb2="00000009" w:usb3="00000000" w:csb0="0000019F" w:csb1="00000000"/>
  </w:font>
  <w:font w:name="Segoe UI">
    <w:altName w:val="Century Gothic"/>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Arial"/>
    <w:panose1 w:val="00000000000000000000"/>
    <w:charset w:val="00"/>
    <w:family w:val="roman"/>
    <w:notTrueType/>
    <w:pitch w:val="default"/>
  </w:font>
  <w:font w:name="-apple-system">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altName w:val="Arial"/>
    <w:panose1 w:val="00000000000000000000"/>
    <w:charset w:val="00"/>
    <w:family w:val="roman"/>
    <w:notTrueType/>
    <w:pitch w:val="default"/>
  </w:font>
  <w:font w:name="source-code-pro">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 w:type="dxa"/>
      <w:tblLayout w:type="fixed"/>
      <w:tblLook w:val="0000" w:firstRow="0" w:lastRow="0" w:firstColumn="0" w:lastColumn="0" w:noHBand="0" w:noVBand="0"/>
    </w:tblPr>
    <w:tblGrid>
      <w:gridCol w:w="1286"/>
      <w:gridCol w:w="5741"/>
      <w:gridCol w:w="1829"/>
    </w:tblGrid>
    <w:tr w:rsidR="00381689" w14:paraId="37B7B53F" w14:textId="77777777">
      <w:trPr>
        <w:cantSplit/>
        <w:trHeight w:val="270"/>
      </w:trPr>
      <w:tc>
        <w:tcPr>
          <w:tcW w:w="1286"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43ED33B5" w14:textId="77777777" w:rsidR="00381689" w:rsidRDefault="00381689">
          <w:pPr>
            <w:pStyle w:val="Footer1"/>
          </w:pPr>
          <w:r>
            <w:rPr>
              <w:rFonts w:ascii="Verdana" w:hAnsi="Verdana"/>
              <w:sz w:val="16"/>
            </w:rPr>
            <w:t xml:space="preserve">Page </w:t>
          </w:r>
          <w:r>
            <w:rPr>
              <w:rFonts w:ascii="Verdana" w:hAnsi="Verdana"/>
              <w:sz w:val="16"/>
            </w:rPr>
            <w:fldChar w:fldCharType="begin"/>
          </w:r>
          <w:r>
            <w:rPr>
              <w:rFonts w:ascii="Verdana" w:hAnsi="Verdana"/>
              <w:sz w:val="16"/>
            </w:rPr>
            <w:instrText xml:space="preserve"> PAGE </w:instrText>
          </w:r>
          <w:r>
            <w:rPr>
              <w:rFonts w:ascii="Verdana" w:hAnsi="Verdana"/>
              <w:sz w:val="16"/>
            </w:rPr>
            <w:fldChar w:fldCharType="separate"/>
          </w:r>
          <w:r>
            <w:rPr>
              <w:rFonts w:ascii="Verdana" w:hAnsi="Verdana"/>
              <w:noProof/>
              <w:sz w:val="16"/>
            </w:rPr>
            <w:t>2</w:t>
          </w:r>
          <w:r>
            <w:rPr>
              <w:rFonts w:ascii="Verdana" w:hAnsi="Verdana"/>
              <w:sz w:val="16"/>
            </w:rPr>
            <w:fldChar w:fldCharType="end"/>
          </w:r>
          <w:r>
            <w:rPr>
              <w:rFonts w:ascii="Verdana" w:hAnsi="Verdana"/>
              <w:sz w:val="16"/>
            </w:rPr>
            <w:t xml:space="preserve"> of </w:t>
          </w:r>
          <w:r>
            <w:rPr>
              <w:rFonts w:ascii="Verdana" w:hAnsi="Verdana"/>
              <w:sz w:val="16"/>
            </w:rPr>
            <w:fldChar w:fldCharType="begin"/>
          </w:r>
          <w:r>
            <w:rPr>
              <w:rFonts w:ascii="Verdana" w:hAnsi="Verdana"/>
              <w:sz w:val="16"/>
            </w:rPr>
            <w:instrText xml:space="preserve"> NUMPAGES </w:instrText>
          </w:r>
          <w:r>
            <w:rPr>
              <w:rFonts w:ascii="Verdana" w:hAnsi="Verdana"/>
              <w:sz w:val="16"/>
            </w:rPr>
            <w:fldChar w:fldCharType="separate"/>
          </w:r>
          <w:r>
            <w:rPr>
              <w:rFonts w:ascii="Verdana" w:hAnsi="Verdana"/>
              <w:noProof/>
              <w:sz w:val="16"/>
            </w:rPr>
            <w:t>1</w:t>
          </w:r>
          <w:r>
            <w:rPr>
              <w:rFonts w:ascii="Verdana" w:hAnsi="Verdana"/>
              <w:sz w:val="16"/>
            </w:rPr>
            <w:fldChar w:fldCharType="end"/>
          </w:r>
        </w:p>
      </w:tc>
      <w:tc>
        <w:tcPr>
          <w:tcW w:w="5741"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7DE57D25" w14:textId="77777777" w:rsidR="00381689" w:rsidRDefault="00381689">
          <w:pPr>
            <w:pStyle w:val="Footer1"/>
            <w:jc w:val="center"/>
            <w:rPr>
              <w:rFonts w:ascii="Verdana" w:hAnsi="Verdana"/>
              <w:sz w:val="16"/>
            </w:rPr>
          </w:pPr>
          <w:r>
            <w:rPr>
              <w:rFonts w:ascii="Verdana" w:hAnsi="Verdana"/>
              <w:sz w:val="16"/>
            </w:rPr>
            <w:t>Proprietary – Not for use or disclosure outside the AT&amp;T</w:t>
          </w:r>
        </w:p>
      </w:tc>
      <w:tc>
        <w:tcPr>
          <w:tcW w:w="1829"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67FEDED6" w14:textId="1FB10775" w:rsidR="00381689" w:rsidRDefault="00381689">
          <w:pPr>
            <w:pStyle w:val="Footer1"/>
          </w:pPr>
          <w:r>
            <w:rPr>
              <w:rFonts w:ascii="Verdana" w:hAnsi="Verdana"/>
              <w:sz w:val="16"/>
            </w:rPr>
            <w:t xml:space="preserve">          </w:t>
          </w:r>
          <w:r>
            <w:rPr>
              <w:rFonts w:ascii="Verdana" w:hAnsi="Verdana"/>
              <w:sz w:val="16"/>
            </w:rPr>
            <w:fldChar w:fldCharType="begin"/>
          </w:r>
          <w:r>
            <w:rPr>
              <w:rFonts w:ascii="Verdana" w:hAnsi="Verdana"/>
              <w:sz w:val="16"/>
            </w:rPr>
            <w:instrText xml:space="preserve"> DATE \@ "M/d/yy" </w:instrText>
          </w:r>
          <w:r>
            <w:rPr>
              <w:rFonts w:ascii="Verdana" w:hAnsi="Verdana"/>
              <w:sz w:val="16"/>
            </w:rPr>
            <w:fldChar w:fldCharType="separate"/>
          </w:r>
          <w:ins w:id="2219" w:author="Danni Liu" w:date="2020-09-03T13:09:00Z">
            <w:r w:rsidR="00B23922">
              <w:rPr>
                <w:rFonts w:ascii="Verdana" w:hAnsi="Verdana"/>
                <w:noProof/>
                <w:sz w:val="16"/>
              </w:rPr>
              <w:t>9/3/20</w:t>
            </w:r>
          </w:ins>
          <w:del w:id="2220" w:author="Danni Liu" w:date="2020-06-16T09:00:00Z">
            <w:r w:rsidDel="002F41CC">
              <w:rPr>
                <w:rFonts w:ascii="Verdana" w:hAnsi="Verdana"/>
                <w:noProof/>
                <w:sz w:val="16"/>
              </w:rPr>
              <w:delText>5/21/20</w:delText>
            </w:r>
          </w:del>
          <w:r>
            <w:fldChar w:fldCharType="end"/>
          </w:r>
        </w:p>
      </w:tc>
    </w:tr>
  </w:tbl>
  <w:p w14:paraId="1DB1153E" w14:textId="77777777" w:rsidR="00381689" w:rsidRDefault="00381689">
    <w:pPr>
      <w:pStyle w:val="Footer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 w:type="dxa"/>
      <w:tblLayout w:type="fixed"/>
      <w:tblLook w:val="0000" w:firstRow="0" w:lastRow="0" w:firstColumn="0" w:lastColumn="0" w:noHBand="0" w:noVBand="0"/>
    </w:tblPr>
    <w:tblGrid>
      <w:gridCol w:w="1286"/>
      <w:gridCol w:w="5741"/>
      <w:gridCol w:w="1829"/>
    </w:tblGrid>
    <w:tr w:rsidR="00381689" w14:paraId="7C0A792F" w14:textId="77777777">
      <w:trPr>
        <w:cantSplit/>
        <w:trHeight w:val="270"/>
      </w:trPr>
      <w:tc>
        <w:tcPr>
          <w:tcW w:w="1286"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72339C06" w14:textId="77777777" w:rsidR="00381689" w:rsidRDefault="00381689">
          <w:pPr>
            <w:pStyle w:val="Footer1"/>
          </w:pPr>
          <w:r>
            <w:rPr>
              <w:rFonts w:ascii="Verdana" w:hAnsi="Verdana"/>
              <w:sz w:val="16"/>
            </w:rPr>
            <w:t xml:space="preserve">Page </w:t>
          </w:r>
          <w:r>
            <w:rPr>
              <w:rFonts w:ascii="Verdana" w:hAnsi="Verdana"/>
              <w:sz w:val="16"/>
            </w:rPr>
            <w:fldChar w:fldCharType="begin"/>
          </w:r>
          <w:r>
            <w:rPr>
              <w:rFonts w:ascii="Verdana" w:hAnsi="Verdana"/>
              <w:sz w:val="16"/>
            </w:rPr>
            <w:instrText xml:space="preserve"> PAGE </w:instrText>
          </w:r>
          <w:r>
            <w:rPr>
              <w:rFonts w:ascii="Verdana" w:hAnsi="Verdana"/>
              <w:sz w:val="16"/>
            </w:rPr>
            <w:fldChar w:fldCharType="separate"/>
          </w:r>
          <w:r>
            <w:rPr>
              <w:rFonts w:ascii="Verdana" w:hAnsi="Verdana"/>
              <w:noProof/>
              <w:sz w:val="16"/>
            </w:rPr>
            <w:t>7</w:t>
          </w:r>
          <w:r>
            <w:rPr>
              <w:rFonts w:ascii="Verdana" w:hAnsi="Verdana"/>
              <w:sz w:val="16"/>
            </w:rPr>
            <w:fldChar w:fldCharType="end"/>
          </w:r>
          <w:r>
            <w:rPr>
              <w:rFonts w:ascii="Verdana" w:hAnsi="Verdana"/>
              <w:sz w:val="16"/>
            </w:rPr>
            <w:t xml:space="preserve"> of </w:t>
          </w:r>
          <w:r>
            <w:rPr>
              <w:rFonts w:ascii="Verdana" w:hAnsi="Verdana"/>
              <w:sz w:val="16"/>
            </w:rPr>
            <w:fldChar w:fldCharType="begin"/>
          </w:r>
          <w:r>
            <w:rPr>
              <w:rFonts w:ascii="Verdana" w:hAnsi="Verdana"/>
              <w:sz w:val="16"/>
            </w:rPr>
            <w:instrText xml:space="preserve"> NUMPAGES </w:instrText>
          </w:r>
          <w:r>
            <w:rPr>
              <w:rFonts w:ascii="Verdana" w:hAnsi="Verdana"/>
              <w:sz w:val="16"/>
            </w:rPr>
            <w:fldChar w:fldCharType="separate"/>
          </w:r>
          <w:r>
            <w:rPr>
              <w:rFonts w:ascii="Verdana" w:hAnsi="Verdana"/>
              <w:noProof/>
              <w:sz w:val="16"/>
            </w:rPr>
            <w:t>36</w:t>
          </w:r>
          <w:r>
            <w:rPr>
              <w:rFonts w:ascii="Verdana" w:hAnsi="Verdana"/>
              <w:sz w:val="16"/>
            </w:rPr>
            <w:fldChar w:fldCharType="end"/>
          </w:r>
        </w:p>
      </w:tc>
      <w:tc>
        <w:tcPr>
          <w:tcW w:w="5741"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40F58FFC" w14:textId="326748E1" w:rsidR="00381689" w:rsidRDefault="00381689">
          <w:pPr>
            <w:pStyle w:val="Footer1"/>
            <w:jc w:val="center"/>
            <w:rPr>
              <w:rFonts w:ascii="Verdana" w:hAnsi="Verdana"/>
              <w:sz w:val="16"/>
            </w:rPr>
          </w:pPr>
          <w:del w:id="2221" w:author="Danni Liu" w:date="2020-07-11T14:18:00Z">
            <w:r w:rsidDel="00FE05E1">
              <w:rPr>
                <w:rFonts w:ascii="Verdana" w:hAnsi="Verdana"/>
                <w:sz w:val="16"/>
              </w:rPr>
              <w:delText>Proprietary – Not for use or disclosure outside the AT&amp;T</w:delText>
            </w:r>
          </w:del>
        </w:p>
      </w:tc>
      <w:tc>
        <w:tcPr>
          <w:tcW w:w="1829"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27A18F7D" w14:textId="6CD2AD2D" w:rsidR="00381689" w:rsidRDefault="00381689">
          <w:pPr>
            <w:pStyle w:val="Footer1"/>
          </w:pPr>
          <w:r>
            <w:rPr>
              <w:rFonts w:ascii="Verdana" w:hAnsi="Verdana"/>
              <w:sz w:val="16"/>
            </w:rPr>
            <w:t xml:space="preserve">          </w:t>
          </w:r>
          <w:r>
            <w:rPr>
              <w:rFonts w:ascii="Verdana" w:hAnsi="Verdana"/>
              <w:sz w:val="16"/>
            </w:rPr>
            <w:fldChar w:fldCharType="begin"/>
          </w:r>
          <w:r>
            <w:rPr>
              <w:rFonts w:ascii="Verdana" w:hAnsi="Verdana"/>
              <w:sz w:val="16"/>
            </w:rPr>
            <w:instrText xml:space="preserve"> DATE \@ "M/d/yy" </w:instrText>
          </w:r>
          <w:r>
            <w:rPr>
              <w:rFonts w:ascii="Verdana" w:hAnsi="Verdana"/>
              <w:sz w:val="16"/>
            </w:rPr>
            <w:fldChar w:fldCharType="separate"/>
          </w:r>
          <w:ins w:id="2222" w:author="Danni Liu" w:date="2020-09-03T13:09:00Z">
            <w:r w:rsidR="00B23922">
              <w:rPr>
                <w:rFonts w:ascii="Verdana" w:hAnsi="Verdana"/>
                <w:noProof/>
                <w:sz w:val="16"/>
              </w:rPr>
              <w:t>9/3/20</w:t>
            </w:r>
          </w:ins>
          <w:del w:id="2223" w:author="Danni Liu" w:date="2020-06-16T09:00:00Z">
            <w:r w:rsidDel="002F41CC">
              <w:rPr>
                <w:rFonts w:ascii="Verdana" w:hAnsi="Verdana"/>
                <w:noProof/>
                <w:sz w:val="16"/>
              </w:rPr>
              <w:delText>5/21/20</w:delText>
            </w:r>
          </w:del>
          <w:r>
            <w:fldChar w:fldCharType="end"/>
          </w:r>
        </w:p>
      </w:tc>
    </w:tr>
  </w:tbl>
  <w:p w14:paraId="38D80AEB" w14:textId="77777777" w:rsidR="00381689" w:rsidRDefault="00381689">
    <w:pPr>
      <w:pStyle w:val="Footer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81774" w14:textId="77777777" w:rsidR="00381689" w:rsidRDefault="003816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3CC951" w14:textId="77777777" w:rsidR="004B7AAF" w:rsidRDefault="004B7AAF" w:rsidP="00183A1B">
      <w:pPr>
        <w:spacing w:after="0" w:line="240" w:lineRule="auto"/>
      </w:pPr>
      <w:r>
        <w:separator/>
      </w:r>
    </w:p>
  </w:footnote>
  <w:footnote w:type="continuationSeparator" w:id="0">
    <w:p w14:paraId="1089F45C" w14:textId="77777777" w:rsidR="004B7AAF" w:rsidRDefault="004B7AAF" w:rsidP="00183A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1542"/>
      <w:gridCol w:w="7206"/>
    </w:tblGrid>
    <w:tr w:rsidR="00381689" w14:paraId="3075E6BE" w14:textId="77777777">
      <w:trPr>
        <w:cantSplit/>
        <w:trHeight w:val="400"/>
      </w:trPr>
      <w:tc>
        <w:tcPr>
          <w:tcW w:w="154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28C75D9" w14:textId="77777777" w:rsidR="00381689" w:rsidRDefault="00381689">
          <w:pPr>
            <w:pStyle w:val="Header1"/>
            <w:ind w:right="501"/>
            <w:jc w:val="right"/>
          </w:pPr>
          <w:r>
            <w:rPr>
              <w:noProof/>
            </w:rPr>
            <w:drawing>
              <wp:inline distT="0" distB="0" distL="0" distR="0" wp14:anchorId="03BC9BAD" wp14:editId="75ACE043">
                <wp:extent cx="523240" cy="22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240" cy="228600"/>
                        </a:xfrm>
                        <a:prstGeom prst="rect">
                          <a:avLst/>
                        </a:prstGeom>
                        <a:noFill/>
                        <a:ln>
                          <a:noFill/>
                        </a:ln>
                      </pic:spPr>
                    </pic:pic>
                  </a:graphicData>
                </a:graphic>
              </wp:inline>
            </w:drawing>
          </w:r>
          <w:r>
            <w:t xml:space="preserve">               </w:t>
          </w:r>
        </w:p>
      </w:tc>
      <w:tc>
        <w:tcPr>
          <w:tcW w:w="7206"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191C66B" w14:textId="77777777" w:rsidR="00381689" w:rsidRDefault="00381689">
          <w:pPr>
            <w:pStyle w:val="Header1"/>
            <w:jc w:val="right"/>
            <w:rPr>
              <w:rFonts w:ascii="Verdana" w:hAnsi="Verdana"/>
              <w:sz w:val="18"/>
            </w:rPr>
          </w:pPr>
          <w:r>
            <w:rPr>
              <w:rFonts w:ascii="Verdana" w:hAnsi="Verdana"/>
              <w:sz w:val="18"/>
            </w:rPr>
            <w:t>Premier Setup Guide for Windows</w:t>
          </w: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1542"/>
      <w:gridCol w:w="7206"/>
    </w:tblGrid>
    <w:tr w:rsidR="00381689" w14:paraId="2A787205" w14:textId="77777777">
      <w:trPr>
        <w:cantSplit/>
        <w:trHeight w:val="400"/>
      </w:trPr>
      <w:tc>
        <w:tcPr>
          <w:tcW w:w="154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4B85DDEC" w14:textId="16D11C1E" w:rsidR="00381689" w:rsidRDefault="00381689">
          <w:pPr>
            <w:pStyle w:val="Header1"/>
            <w:ind w:right="501"/>
            <w:jc w:val="right"/>
          </w:pPr>
          <w:del w:id="2214" w:author="Danni Liu" w:date="2020-07-11T14:18:00Z">
            <w:r w:rsidDel="00ED073B">
              <w:rPr>
                <w:noProof/>
              </w:rPr>
              <w:drawing>
                <wp:inline distT="0" distB="0" distL="0" distR="0" wp14:anchorId="04244ED3" wp14:editId="24D6AEF2">
                  <wp:extent cx="52324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240" cy="228600"/>
                          </a:xfrm>
                          <a:prstGeom prst="rect">
                            <a:avLst/>
                          </a:prstGeom>
                          <a:noFill/>
                          <a:ln>
                            <a:noFill/>
                          </a:ln>
                        </pic:spPr>
                      </pic:pic>
                    </a:graphicData>
                  </a:graphic>
                </wp:inline>
              </w:drawing>
            </w:r>
          </w:del>
          <w:r>
            <w:t xml:space="preserve">               </w:t>
          </w:r>
        </w:p>
      </w:tc>
      <w:tc>
        <w:tcPr>
          <w:tcW w:w="7206"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99F9733" w14:textId="2B527EA4" w:rsidR="00381689" w:rsidRDefault="00381689">
          <w:pPr>
            <w:pStyle w:val="Header1"/>
            <w:ind w:right="270"/>
            <w:jc w:val="right"/>
            <w:rPr>
              <w:rFonts w:ascii="Verdana" w:hAnsi="Verdana"/>
              <w:sz w:val="18"/>
            </w:rPr>
            <w:pPrChange w:id="2215" w:author="Danni Liu" w:date="2020-07-11T14:17:00Z">
              <w:pPr>
                <w:pStyle w:val="Header1"/>
                <w:jc w:val="right"/>
              </w:pPr>
            </w:pPrChange>
          </w:pPr>
          <w:del w:id="2216" w:author="Danni Liu" w:date="2020-07-11T14:17:00Z">
            <w:r w:rsidDel="00ED073B">
              <w:rPr>
                <w:rFonts w:ascii="Verdana" w:hAnsi="Verdana"/>
                <w:sz w:val="18"/>
              </w:rPr>
              <w:delText xml:space="preserve">Premier </w:delText>
            </w:r>
          </w:del>
          <w:del w:id="2217" w:author="Danni Liu" w:date="2020-06-16T13:04:00Z">
            <w:r w:rsidDel="001D2A63">
              <w:rPr>
                <w:rFonts w:ascii="Verdana" w:hAnsi="Verdana"/>
                <w:sz w:val="18"/>
              </w:rPr>
              <w:delText>Setup Guide for Window</w:delText>
            </w:r>
          </w:del>
          <w:del w:id="2218" w:author="Danni Liu" w:date="2020-07-11T14:17:00Z">
            <w:r w:rsidDel="00ED073B">
              <w:rPr>
                <w:rFonts w:ascii="Verdana" w:hAnsi="Verdana"/>
                <w:sz w:val="18"/>
              </w:rPr>
              <w:delText>s</w:delText>
            </w:r>
          </w:del>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F5441" w14:textId="77777777" w:rsidR="00381689" w:rsidRDefault="003816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227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0DE7DB9"/>
    <w:multiLevelType w:val="multilevel"/>
    <w:tmpl w:val="CDBE7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517D34"/>
    <w:multiLevelType w:val="multilevel"/>
    <w:tmpl w:val="00004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C919C8"/>
    <w:multiLevelType w:val="hybridMultilevel"/>
    <w:tmpl w:val="4D88AC26"/>
    <w:lvl w:ilvl="0" w:tplc="DECCBCFC">
      <w:start w:val="1"/>
      <w:numFmt w:val="decimal"/>
      <w:lvlText w:val="%1."/>
      <w:lvlJc w:val="left"/>
      <w:pPr>
        <w:ind w:left="1080" w:hanging="360"/>
      </w:pPr>
      <w:rPr>
        <w:rFonts w:asciiTheme="minorHAnsi" w:eastAsiaTheme="minorHAnsi" w:hAnsiTheme="minorHAnsi" w:cstheme="minorBid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CB4F06"/>
    <w:multiLevelType w:val="multilevel"/>
    <w:tmpl w:val="DB8C25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45E48F9"/>
    <w:multiLevelType w:val="multilevel"/>
    <w:tmpl w:val="7886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C72BE2"/>
    <w:multiLevelType w:val="hybridMultilevel"/>
    <w:tmpl w:val="5A44568A"/>
    <w:lvl w:ilvl="0" w:tplc="8AFEAEB0">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0E5270"/>
    <w:multiLevelType w:val="multilevel"/>
    <w:tmpl w:val="C678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2A51F3"/>
    <w:multiLevelType w:val="multilevel"/>
    <w:tmpl w:val="599630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93C03A6"/>
    <w:multiLevelType w:val="hybridMultilevel"/>
    <w:tmpl w:val="523AF4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A1329AF"/>
    <w:multiLevelType w:val="hybridMultilevel"/>
    <w:tmpl w:val="823236F0"/>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1" w15:restartNumberingAfterBreak="0">
    <w:nsid w:val="0E672EC9"/>
    <w:multiLevelType w:val="multilevel"/>
    <w:tmpl w:val="1AF0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EF45C38"/>
    <w:multiLevelType w:val="multilevel"/>
    <w:tmpl w:val="2766D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887941"/>
    <w:multiLevelType w:val="multilevel"/>
    <w:tmpl w:val="EC6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02106A1"/>
    <w:multiLevelType w:val="multilevel"/>
    <w:tmpl w:val="1A5821E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022200B"/>
    <w:multiLevelType w:val="multilevel"/>
    <w:tmpl w:val="DC8A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AF0ACA"/>
    <w:multiLevelType w:val="hybridMultilevel"/>
    <w:tmpl w:val="0CC647FC"/>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7" w15:restartNumberingAfterBreak="0">
    <w:nsid w:val="15661C34"/>
    <w:multiLevelType w:val="multilevel"/>
    <w:tmpl w:val="3E6AF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7F260F"/>
    <w:multiLevelType w:val="multilevel"/>
    <w:tmpl w:val="DAFA31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D615865"/>
    <w:multiLevelType w:val="multilevel"/>
    <w:tmpl w:val="C8109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1DC1DBB"/>
    <w:multiLevelType w:val="multilevel"/>
    <w:tmpl w:val="83F0F0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1E21427"/>
    <w:multiLevelType w:val="multilevel"/>
    <w:tmpl w:val="907A04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36460D7"/>
    <w:multiLevelType w:val="multilevel"/>
    <w:tmpl w:val="C4F8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41B5A4D"/>
    <w:multiLevelType w:val="multilevel"/>
    <w:tmpl w:val="1E50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50E403C"/>
    <w:multiLevelType w:val="hybridMultilevel"/>
    <w:tmpl w:val="6C30CFBE"/>
    <w:lvl w:ilvl="0" w:tplc="1E90EBA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4D126D"/>
    <w:multiLevelType w:val="multilevel"/>
    <w:tmpl w:val="1310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6DB4D43"/>
    <w:multiLevelType w:val="hybridMultilevel"/>
    <w:tmpl w:val="995CCD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28AB5984"/>
    <w:multiLevelType w:val="multilevel"/>
    <w:tmpl w:val="BC86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9887B5E"/>
    <w:multiLevelType w:val="multilevel"/>
    <w:tmpl w:val="0BBA4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D0A0E84"/>
    <w:multiLevelType w:val="multilevel"/>
    <w:tmpl w:val="365011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2D5666AD"/>
    <w:multiLevelType w:val="multilevel"/>
    <w:tmpl w:val="8C8667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2DE97EE0"/>
    <w:multiLevelType w:val="hybridMultilevel"/>
    <w:tmpl w:val="341C986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2EDC5C85"/>
    <w:multiLevelType w:val="hybridMultilevel"/>
    <w:tmpl w:val="6BC627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0607F49"/>
    <w:multiLevelType w:val="multilevel"/>
    <w:tmpl w:val="D528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99D0B72"/>
    <w:multiLevelType w:val="hybridMultilevel"/>
    <w:tmpl w:val="6E867252"/>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35" w15:restartNumberingAfterBreak="0">
    <w:nsid w:val="3B5745B8"/>
    <w:multiLevelType w:val="multilevel"/>
    <w:tmpl w:val="DC1218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3BA73D56"/>
    <w:multiLevelType w:val="multilevel"/>
    <w:tmpl w:val="B16C0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BC95B42"/>
    <w:multiLevelType w:val="multilevel"/>
    <w:tmpl w:val="6498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BD17F9A"/>
    <w:multiLevelType w:val="hybridMultilevel"/>
    <w:tmpl w:val="26E6C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287AD1"/>
    <w:multiLevelType w:val="multilevel"/>
    <w:tmpl w:val="0438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0F71170"/>
    <w:multiLevelType w:val="multilevel"/>
    <w:tmpl w:val="72C0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3E30B5A"/>
    <w:multiLevelType w:val="hybridMultilevel"/>
    <w:tmpl w:val="4C70EE30"/>
    <w:lvl w:ilvl="0" w:tplc="51A236C4">
      <w:start w:val="1"/>
      <w:numFmt w:val="decimal"/>
      <w:lvlText w:val="%1."/>
      <w:lvlJc w:val="left"/>
      <w:pPr>
        <w:ind w:left="1080" w:hanging="360"/>
      </w:pPr>
      <w:rPr>
        <w:rFonts w:asciiTheme="minorHAnsi" w:eastAsiaTheme="minorHAnsi" w:hAnsiTheme="minorHAnsi"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540684F"/>
    <w:multiLevelType w:val="multilevel"/>
    <w:tmpl w:val="D0E4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7AE1E46"/>
    <w:multiLevelType w:val="multilevel"/>
    <w:tmpl w:val="51720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7B93CBB"/>
    <w:multiLevelType w:val="hybridMultilevel"/>
    <w:tmpl w:val="29D8A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87731EE"/>
    <w:multiLevelType w:val="hybridMultilevel"/>
    <w:tmpl w:val="7CE2802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494230BA"/>
    <w:multiLevelType w:val="multilevel"/>
    <w:tmpl w:val="17543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B57065D"/>
    <w:multiLevelType w:val="multilevel"/>
    <w:tmpl w:val="9BA0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CB63074"/>
    <w:multiLevelType w:val="hybridMultilevel"/>
    <w:tmpl w:val="CF34A1F8"/>
    <w:lvl w:ilvl="0" w:tplc="58BEC7B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9" w15:restartNumberingAfterBreak="0">
    <w:nsid w:val="4DA035F4"/>
    <w:multiLevelType w:val="multilevel"/>
    <w:tmpl w:val="3D52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FCB73DA"/>
    <w:multiLevelType w:val="multilevel"/>
    <w:tmpl w:val="A74C8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18E7F7D"/>
    <w:multiLevelType w:val="multilevel"/>
    <w:tmpl w:val="8B3AB26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5395348D"/>
    <w:multiLevelType w:val="multilevel"/>
    <w:tmpl w:val="9060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7A818B7"/>
    <w:multiLevelType w:val="multilevel"/>
    <w:tmpl w:val="B2DC3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D169B6"/>
    <w:multiLevelType w:val="hybridMultilevel"/>
    <w:tmpl w:val="5D946366"/>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55" w15:restartNumberingAfterBreak="0">
    <w:nsid w:val="5AF6578B"/>
    <w:multiLevelType w:val="hybridMultilevel"/>
    <w:tmpl w:val="F2D6C60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15:restartNumberingAfterBreak="0">
    <w:nsid w:val="5AFD6DA7"/>
    <w:multiLevelType w:val="hybridMultilevel"/>
    <w:tmpl w:val="C07605F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7" w15:restartNumberingAfterBreak="0">
    <w:nsid w:val="5B8F3F43"/>
    <w:multiLevelType w:val="multilevel"/>
    <w:tmpl w:val="4F4A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D1F3368"/>
    <w:multiLevelType w:val="multilevel"/>
    <w:tmpl w:val="D8F6F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FC2703B"/>
    <w:multiLevelType w:val="hybridMultilevel"/>
    <w:tmpl w:val="A85C5B8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0" w15:restartNumberingAfterBreak="0">
    <w:nsid w:val="6061413D"/>
    <w:multiLevelType w:val="multilevel"/>
    <w:tmpl w:val="07BE86B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60CD6A9F"/>
    <w:multiLevelType w:val="multilevel"/>
    <w:tmpl w:val="367A6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0DA54E4"/>
    <w:multiLevelType w:val="multilevel"/>
    <w:tmpl w:val="07ACC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17228CF"/>
    <w:multiLevelType w:val="hybridMultilevel"/>
    <w:tmpl w:val="76F868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1FC53E2"/>
    <w:multiLevelType w:val="multilevel"/>
    <w:tmpl w:val="7388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47D5712"/>
    <w:multiLevelType w:val="hybridMultilevel"/>
    <w:tmpl w:val="45BEF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55076AD"/>
    <w:multiLevelType w:val="multilevel"/>
    <w:tmpl w:val="2144A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5802F55"/>
    <w:multiLevelType w:val="multilevel"/>
    <w:tmpl w:val="01AA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7475314"/>
    <w:multiLevelType w:val="multilevel"/>
    <w:tmpl w:val="E304B6C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9" w15:restartNumberingAfterBreak="0">
    <w:nsid w:val="675A2668"/>
    <w:multiLevelType w:val="hybridMultilevel"/>
    <w:tmpl w:val="7152E6CE"/>
    <w:lvl w:ilvl="0" w:tplc="4790D3FE">
      <w:numFmt w:val="bullet"/>
      <w:lvlText w:val=""/>
      <w:lvlJc w:val="left"/>
      <w:pPr>
        <w:ind w:left="1080" w:hanging="360"/>
      </w:pPr>
      <w:rPr>
        <w:rFonts w:ascii="Symbol" w:eastAsia="ヒラギノ角ゴ Pro W3"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8C63F56"/>
    <w:multiLevelType w:val="hybridMultilevel"/>
    <w:tmpl w:val="106450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1" w15:restartNumberingAfterBreak="0">
    <w:nsid w:val="6A9D4E99"/>
    <w:multiLevelType w:val="hybridMultilevel"/>
    <w:tmpl w:val="98A46460"/>
    <w:lvl w:ilvl="0" w:tplc="90B263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B8A4A20"/>
    <w:multiLevelType w:val="multilevel"/>
    <w:tmpl w:val="C8E8F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D680A12"/>
    <w:multiLevelType w:val="multilevel"/>
    <w:tmpl w:val="05CC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09961F8"/>
    <w:multiLevelType w:val="hybridMultilevel"/>
    <w:tmpl w:val="4118932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5" w15:restartNumberingAfterBreak="0">
    <w:nsid w:val="71190E24"/>
    <w:multiLevelType w:val="multilevel"/>
    <w:tmpl w:val="77EC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1F10350"/>
    <w:multiLevelType w:val="multilevel"/>
    <w:tmpl w:val="86CE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2CC580C"/>
    <w:multiLevelType w:val="multilevel"/>
    <w:tmpl w:val="2E18C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2E75C8F"/>
    <w:multiLevelType w:val="multilevel"/>
    <w:tmpl w:val="66EAA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42D24A7"/>
    <w:multiLevelType w:val="multilevel"/>
    <w:tmpl w:val="9E0A8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63102DD"/>
    <w:multiLevelType w:val="multilevel"/>
    <w:tmpl w:val="21B2F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647648D"/>
    <w:multiLevelType w:val="multilevel"/>
    <w:tmpl w:val="77A6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78F73D6"/>
    <w:multiLevelType w:val="hybridMultilevel"/>
    <w:tmpl w:val="7F265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9302A4"/>
    <w:multiLevelType w:val="hybridMultilevel"/>
    <w:tmpl w:val="08969E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4" w15:restartNumberingAfterBreak="0">
    <w:nsid w:val="7A3B6E75"/>
    <w:multiLevelType w:val="multilevel"/>
    <w:tmpl w:val="BD5E4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B814DD9"/>
    <w:multiLevelType w:val="multilevel"/>
    <w:tmpl w:val="746CC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BEC6429"/>
    <w:multiLevelType w:val="multilevel"/>
    <w:tmpl w:val="968026F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7C1161A2"/>
    <w:multiLevelType w:val="multilevel"/>
    <w:tmpl w:val="B7E8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C80096E"/>
    <w:multiLevelType w:val="multilevel"/>
    <w:tmpl w:val="DF2A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E6B29C2"/>
    <w:multiLevelType w:val="multilevel"/>
    <w:tmpl w:val="72E6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E901ECE"/>
    <w:multiLevelType w:val="multilevel"/>
    <w:tmpl w:val="EAA0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59"/>
  </w:num>
  <w:num w:numId="3">
    <w:abstractNumId w:val="55"/>
  </w:num>
  <w:num w:numId="4">
    <w:abstractNumId w:val="0"/>
  </w:num>
  <w:num w:numId="5">
    <w:abstractNumId w:val="10"/>
  </w:num>
  <w:num w:numId="6">
    <w:abstractNumId w:val="48"/>
  </w:num>
  <w:num w:numId="7">
    <w:abstractNumId w:val="26"/>
  </w:num>
  <w:num w:numId="8">
    <w:abstractNumId w:val="41"/>
  </w:num>
  <w:num w:numId="9">
    <w:abstractNumId w:val="83"/>
  </w:num>
  <w:num w:numId="10">
    <w:abstractNumId w:val="24"/>
  </w:num>
  <w:num w:numId="11">
    <w:abstractNumId w:val="6"/>
  </w:num>
  <w:num w:numId="12">
    <w:abstractNumId w:val="38"/>
  </w:num>
  <w:num w:numId="13">
    <w:abstractNumId w:val="71"/>
  </w:num>
  <w:num w:numId="14">
    <w:abstractNumId w:val="44"/>
  </w:num>
  <w:num w:numId="15">
    <w:abstractNumId w:val="65"/>
  </w:num>
  <w:num w:numId="16">
    <w:abstractNumId w:val="32"/>
  </w:num>
  <w:num w:numId="17">
    <w:abstractNumId w:val="74"/>
  </w:num>
  <w:num w:numId="18">
    <w:abstractNumId w:val="82"/>
  </w:num>
  <w:num w:numId="19">
    <w:abstractNumId w:val="9"/>
  </w:num>
  <w:num w:numId="20">
    <w:abstractNumId w:val="34"/>
  </w:num>
  <w:num w:numId="21">
    <w:abstractNumId w:val="45"/>
  </w:num>
  <w:num w:numId="22">
    <w:abstractNumId w:val="63"/>
  </w:num>
  <w:num w:numId="23">
    <w:abstractNumId w:val="56"/>
  </w:num>
  <w:num w:numId="24">
    <w:abstractNumId w:val="31"/>
  </w:num>
  <w:num w:numId="25">
    <w:abstractNumId w:val="54"/>
  </w:num>
  <w:num w:numId="26">
    <w:abstractNumId w:val="16"/>
  </w:num>
  <w:num w:numId="27">
    <w:abstractNumId w:val="70"/>
  </w:num>
  <w:num w:numId="28">
    <w:abstractNumId w:val="69"/>
  </w:num>
  <w:num w:numId="29">
    <w:abstractNumId w:val="84"/>
  </w:num>
  <w:num w:numId="30">
    <w:abstractNumId w:val="18"/>
  </w:num>
  <w:num w:numId="31">
    <w:abstractNumId w:val="86"/>
  </w:num>
  <w:num w:numId="32">
    <w:abstractNumId w:val="53"/>
  </w:num>
  <w:num w:numId="33">
    <w:abstractNumId w:val="51"/>
  </w:num>
  <w:num w:numId="34">
    <w:abstractNumId w:val="40"/>
  </w:num>
  <w:num w:numId="35">
    <w:abstractNumId w:val="60"/>
  </w:num>
  <w:num w:numId="36">
    <w:abstractNumId w:val="4"/>
  </w:num>
  <w:num w:numId="37">
    <w:abstractNumId w:val="35"/>
  </w:num>
  <w:num w:numId="38">
    <w:abstractNumId w:val="29"/>
  </w:num>
  <w:num w:numId="39">
    <w:abstractNumId w:val="8"/>
  </w:num>
  <w:num w:numId="40">
    <w:abstractNumId w:val="14"/>
  </w:num>
  <w:num w:numId="41">
    <w:abstractNumId w:val="27"/>
  </w:num>
  <w:num w:numId="42">
    <w:abstractNumId w:val="39"/>
  </w:num>
  <w:num w:numId="43">
    <w:abstractNumId w:val="5"/>
  </w:num>
  <w:num w:numId="44">
    <w:abstractNumId w:val="20"/>
  </w:num>
  <w:num w:numId="45">
    <w:abstractNumId w:val="30"/>
  </w:num>
  <w:num w:numId="46">
    <w:abstractNumId w:val="81"/>
  </w:num>
  <w:num w:numId="47">
    <w:abstractNumId w:val="64"/>
  </w:num>
  <w:num w:numId="48">
    <w:abstractNumId w:val="12"/>
  </w:num>
  <w:num w:numId="49">
    <w:abstractNumId w:val="13"/>
  </w:num>
  <w:num w:numId="50">
    <w:abstractNumId w:val="1"/>
  </w:num>
  <w:num w:numId="51">
    <w:abstractNumId w:val="28"/>
  </w:num>
  <w:num w:numId="52">
    <w:abstractNumId w:val="33"/>
  </w:num>
  <w:num w:numId="53">
    <w:abstractNumId w:val="80"/>
  </w:num>
  <w:num w:numId="54">
    <w:abstractNumId w:val="58"/>
  </w:num>
  <w:num w:numId="55">
    <w:abstractNumId w:val="66"/>
  </w:num>
  <w:num w:numId="56">
    <w:abstractNumId w:val="46"/>
  </w:num>
  <w:num w:numId="57">
    <w:abstractNumId w:val="73"/>
  </w:num>
  <w:num w:numId="58">
    <w:abstractNumId w:val="22"/>
  </w:num>
  <w:num w:numId="59">
    <w:abstractNumId w:val="47"/>
  </w:num>
  <w:num w:numId="60">
    <w:abstractNumId w:val="62"/>
  </w:num>
  <w:num w:numId="61">
    <w:abstractNumId w:val="42"/>
  </w:num>
  <w:num w:numId="62">
    <w:abstractNumId w:val="11"/>
  </w:num>
  <w:num w:numId="63">
    <w:abstractNumId w:val="61"/>
  </w:num>
  <w:num w:numId="64">
    <w:abstractNumId w:val="72"/>
  </w:num>
  <w:num w:numId="65">
    <w:abstractNumId w:val="25"/>
  </w:num>
  <w:num w:numId="66">
    <w:abstractNumId w:val="19"/>
  </w:num>
  <w:num w:numId="67">
    <w:abstractNumId w:val="77"/>
  </w:num>
  <w:num w:numId="68">
    <w:abstractNumId w:val="49"/>
  </w:num>
  <w:num w:numId="69">
    <w:abstractNumId w:val="23"/>
  </w:num>
  <w:num w:numId="70">
    <w:abstractNumId w:val="17"/>
  </w:num>
  <w:num w:numId="71">
    <w:abstractNumId w:val="50"/>
  </w:num>
  <w:num w:numId="72">
    <w:abstractNumId w:val="88"/>
  </w:num>
  <w:num w:numId="73">
    <w:abstractNumId w:val="79"/>
  </w:num>
  <w:num w:numId="74">
    <w:abstractNumId w:val="37"/>
  </w:num>
  <w:num w:numId="75">
    <w:abstractNumId w:val="75"/>
  </w:num>
  <w:num w:numId="76">
    <w:abstractNumId w:val="90"/>
  </w:num>
  <w:num w:numId="77">
    <w:abstractNumId w:val="68"/>
    <w:lvlOverride w:ilvl="0">
      <w:startOverride w:val="1"/>
    </w:lvlOverride>
  </w:num>
  <w:num w:numId="78">
    <w:abstractNumId w:val="87"/>
  </w:num>
  <w:num w:numId="79">
    <w:abstractNumId w:val="2"/>
  </w:num>
  <w:num w:numId="80">
    <w:abstractNumId w:val="21"/>
  </w:num>
  <w:num w:numId="81">
    <w:abstractNumId w:val="43"/>
  </w:num>
  <w:num w:numId="82">
    <w:abstractNumId w:val="78"/>
  </w:num>
  <w:num w:numId="83">
    <w:abstractNumId w:val="85"/>
    <w:lvlOverride w:ilvl="0">
      <w:startOverride w:val="1"/>
    </w:lvlOverride>
  </w:num>
  <w:num w:numId="84">
    <w:abstractNumId w:val="15"/>
  </w:num>
  <w:num w:numId="85">
    <w:abstractNumId w:val="57"/>
  </w:num>
  <w:num w:numId="86">
    <w:abstractNumId w:val="89"/>
  </w:num>
  <w:num w:numId="87">
    <w:abstractNumId w:val="76"/>
  </w:num>
  <w:num w:numId="88">
    <w:abstractNumId w:val="52"/>
  </w:num>
  <w:num w:numId="89">
    <w:abstractNumId w:val="36"/>
  </w:num>
  <w:num w:numId="90">
    <w:abstractNumId w:val="67"/>
  </w:num>
  <w:num w:numId="91">
    <w:abstractNumId w:val="7"/>
  </w:num>
  <w:numIdMacAtCleanup w:val="9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ni Liu">
    <w15:presenceInfo w15:providerId="None" w15:userId="Danni Liu"/>
  </w15:person>
  <w15:person w15:author="Paul Moody">
    <w15:presenceInfo w15:providerId="Windows Live" w15:userId="219a1f9714f8ed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F5A"/>
    <w:rsid w:val="0000206E"/>
    <w:rsid w:val="00005A1D"/>
    <w:rsid w:val="00016881"/>
    <w:rsid w:val="000212DC"/>
    <w:rsid w:val="0002217D"/>
    <w:rsid w:val="00023064"/>
    <w:rsid w:val="0002508D"/>
    <w:rsid w:val="00026DBC"/>
    <w:rsid w:val="00037FB3"/>
    <w:rsid w:val="00047EBC"/>
    <w:rsid w:val="000670B7"/>
    <w:rsid w:val="00072632"/>
    <w:rsid w:val="0009181C"/>
    <w:rsid w:val="000930A4"/>
    <w:rsid w:val="0009362F"/>
    <w:rsid w:val="00096D7A"/>
    <w:rsid w:val="000A0A98"/>
    <w:rsid w:val="000A2265"/>
    <w:rsid w:val="000B2F84"/>
    <w:rsid w:val="000B4FD0"/>
    <w:rsid w:val="000C02E5"/>
    <w:rsid w:val="000C03E0"/>
    <w:rsid w:val="000C26FD"/>
    <w:rsid w:val="000D621A"/>
    <w:rsid w:val="000D6664"/>
    <w:rsid w:val="000E272A"/>
    <w:rsid w:val="000F33B7"/>
    <w:rsid w:val="0010017A"/>
    <w:rsid w:val="00100437"/>
    <w:rsid w:val="0010045B"/>
    <w:rsid w:val="0010508C"/>
    <w:rsid w:val="00130CD4"/>
    <w:rsid w:val="001379AD"/>
    <w:rsid w:val="0014530E"/>
    <w:rsid w:val="00145A61"/>
    <w:rsid w:val="00150102"/>
    <w:rsid w:val="00153106"/>
    <w:rsid w:val="001563AF"/>
    <w:rsid w:val="00156853"/>
    <w:rsid w:val="00163988"/>
    <w:rsid w:val="001647E3"/>
    <w:rsid w:val="00165F25"/>
    <w:rsid w:val="0017560C"/>
    <w:rsid w:val="00183A1B"/>
    <w:rsid w:val="00183ED0"/>
    <w:rsid w:val="0018776B"/>
    <w:rsid w:val="00197F05"/>
    <w:rsid w:val="001A074E"/>
    <w:rsid w:val="001A0910"/>
    <w:rsid w:val="001B4759"/>
    <w:rsid w:val="001C3046"/>
    <w:rsid w:val="001D2A63"/>
    <w:rsid w:val="001F02EE"/>
    <w:rsid w:val="001F0DEE"/>
    <w:rsid w:val="00200C07"/>
    <w:rsid w:val="0020194C"/>
    <w:rsid w:val="0020206E"/>
    <w:rsid w:val="00202350"/>
    <w:rsid w:val="00206DA4"/>
    <w:rsid w:val="00213813"/>
    <w:rsid w:val="002175F3"/>
    <w:rsid w:val="00221587"/>
    <w:rsid w:val="002272CB"/>
    <w:rsid w:val="00230016"/>
    <w:rsid w:val="0024150D"/>
    <w:rsid w:val="00241D7D"/>
    <w:rsid w:val="0024239F"/>
    <w:rsid w:val="002548F3"/>
    <w:rsid w:val="002608F5"/>
    <w:rsid w:val="0026098A"/>
    <w:rsid w:val="00264BFE"/>
    <w:rsid w:val="00264DCC"/>
    <w:rsid w:val="0026751E"/>
    <w:rsid w:val="0029519A"/>
    <w:rsid w:val="002953E3"/>
    <w:rsid w:val="002959CD"/>
    <w:rsid w:val="002B1321"/>
    <w:rsid w:val="002D2558"/>
    <w:rsid w:val="002E017B"/>
    <w:rsid w:val="002E0518"/>
    <w:rsid w:val="002E0726"/>
    <w:rsid w:val="002F096E"/>
    <w:rsid w:val="002F41CC"/>
    <w:rsid w:val="002F5DFB"/>
    <w:rsid w:val="00301405"/>
    <w:rsid w:val="00303CB4"/>
    <w:rsid w:val="003042FB"/>
    <w:rsid w:val="00307DA9"/>
    <w:rsid w:val="0031553E"/>
    <w:rsid w:val="0031639A"/>
    <w:rsid w:val="0031755B"/>
    <w:rsid w:val="00321C15"/>
    <w:rsid w:val="00327538"/>
    <w:rsid w:val="00333E14"/>
    <w:rsid w:val="003376B7"/>
    <w:rsid w:val="003400DB"/>
    <w:rsid w:val="003421A9"/>
    <w:rsid w:val="003426F2"/>
    <w:rsid w:val="003453CF"/>
    <w:rsid w:val="0034785E"/>
    <w:rsid w:val="003479C4"/>
    <w:rsid w:val="0035082E"/>
    <w:rsid w:val="00362D37"/>
    <w:rsid w:val="00367ACF"/>
    <w:rsid w:val="00371A44"/>
    <w:rsid w:val="00371E7F"/>
    <w:rsid w:val="00372F1F"/>
    <w:rsid w:val="00381689"/>
    <w:rsid w:val="00384A62"/>
    <w:rsid w:val="00387522"/>
    <w:rsid w:val="00394427"/>
    <w:rsid w:val="003A13CE"/>
    <w:rsid w:val="003B00EB"/>
    <w:rsid w:val="003B61E7"/>
    <w:rsid w:val="003C7672"/>
    <w:rsid w:val="003D1E67"/>
    <w:rsid w:val="003D4130"/>
    <w:rsid w:val="003D43E2"/>
    <w:rsid w:val="003D7368"/>
    <w:rsid w:val="003E5B88"/>
    <w:rsid w:val="003F1B8D"/>
    <w:rsid w:val="003F5D0A"/>
    <w:rsid w:val="003F6E70"/>
    <w:rsid w:val="00400407"/>
    <w:rsid w:val="0040109C"/>
    <w:rsid w:val="0041028B"/>
    <w:rsid w:val="0042182A"/>
    <w:rsid w:val="004265D0"/>
    <w:rsid w:val="00431E27"/>
    <w:rsid w:val="004407A0"/>
    <w:rsid w:val="00442803"/>
    <w:rsid w:val="0044507A"/>
    <w:rsid w:val="004543DC"/>
    <w:rsid w:val="0047472E"/>
    <w:rsid w:val="0047606C"/>
    <w:rsid w:val="00480A7E"/>
    <w:rsid w:val="0048361A"/>
    <w:rsid w:val="0048581D"/>
    <w:rsid w:val="00491A33"/>
    <w:rsid w:val="00492420"/>
    <w:rsid w:val="004A223E"/>
    <w:rsid w:val="004B07D6"/>
    <w:rsid w:val="004B0F89"/>
    <w:rsid w:val="004B40DC"/>
    <w:rsid w:val="004B4D25"/>
    <w:rsid w:val="004B5002"/>
    <w:rsid w:val="004B5ABE"/>
    <w:rsid w:val="004B7AAF"/>
    <w:rsid w:val="004B7BD9"/>
    <w:rsid w:val="004C3D27"/>
    <w:rsid w:val="004C61E8"/>
    <w:rsid w:val="004D5310"/>
    <w:rsid w:val="004D752D"/>
    <w:rsid w:val="004E17AF"/>
    <w:rsid w:val="004E2EA7"/>
    <w:rsid w:val="004F125A"/>
    <w:rsid w:val="004F1DD4"/>
    <w:rsid w:val="00501E38"/>
    <w:rsid w:val="00503FCA"/>
    <w:rsid w:val="00510417"/>
    <w:rsid w:val="005124F3"/>
    <w:rsid w:val="00520EE4"/>
    <w:rsid w:val="0052592E"/>
    <w:rsid w:val="005306BE"/>
    <w:rsid w:val="005320D0"/>
    <w:rsid w:val="00537E7D"/>
    <w:rsid w:val="00561BF1"/>
    <w:rsid w:val="00562CEE"/>
    <w:rsid w:val="00567015"/>
    <w:rsid w:val="005671AC"/>
    <w:rsid w:val="00571139"/>
    <w:rsid w:val="0057213E"/>
    <w:rsid w:val="005740FF"/>
    <w:rsid w:val="00574391"/>
    <w:rsid w:val="005808BE"/>
    <w:rsid w:val="0058550D"/>
    <w:rsid w:val="00595E23"/>
    <w:rsid w:val="00596367"/>
    <w:rsid w:val="005A1FE3"/>
    <w:rsid w:val="005A33E0"/>
    <w:rsid w:val="005A3706"/>
    <w:rsid w:val="005B164C"/>
    <w:rsid w:val="005C11E6"/>
    <w:rsid w:val="005C1444"/>
    <w:rsid w:val="005C7804"/>
    <w:rsid w:val="005D0020"/>
    <w:rsid w:val="005D3B3F"/>
    <w:rsid w:val="005D7CD2"/>
    <w:rsid w:val="005E15A2"/>
    <w:rsid w:val="005E5550"/>
    <w:rsid w:val="005E749C"/>
    <w:rsid w:val="005F2E36"/>
    <w:rsid w:val="005F7A4C"/>
    <w:rsid w:val="00605357"/>
    <w:rsid w:val="00612B0F"/>
    <w:rsid w:val="0061481F"/>
    <w:rsid w:val="00615212"/>
    <w:rsid w:val="006164DB"/>
    <w:rsid w:val="00630DE2"/>
    <w:rsid w:val="00635646"/>
    <w:rsid w:val="00640553"/>
    <w:rsid w:val="00640CB0"/>
    <w:rsid w:val="00643C0F"/>
    <w:rsid w:val="00646F5A"/>
    <w:rsid w:val="0065194F"/>
    <w:rsid w:val="006525D4"/>
    <w:rsid w:val="00653160"/>
    <w:rsid w:val="00656CC6"/>
    <w:rsid w:val="006646AD"/>
    <w:rsid w:val="00672B73"/>
    <w:rsid w:val="00672F7E"/>
    <w:rsid w:val="00675FC6"/>
    <w:rsid w:val="00690B1B"/>
    <w:rsid w:val="006916D7"/>
    <w:rsid w:val="00694BD6"/>
    <w:rsid w:val="006A1347"/>
    <w:rsid w:val="006B25C2"/>
    <w:rsid w:val="006B680D"/>
    <w:rsid w:val="006C1D9A"/>
    <w:rsid w:val="006C2E6D"/>
    <w:rsid w:val="006C3FDE"/>
    <w:rsid w:val="006C4F04"/>
    <w:rsid w:val="006D56D4"/>
    <w:rsid w:val="006E2273"/>
    <w:rsid w:val="006E2629"/>
    <w:rsid w:val="006E7144"/>
    <w:rsid w:val="006F14A4"/>
    <w:rsid w:val="006F51C2"/>
    <w:rsid w:val="00713D13"/>
    <w:rsid w:val="007149AB"/>
    <w:rsid w:val="00716D07"/>
    <w:rsid w:val="00721632"/>
    <w:rsid w:val="00724A15"/>
    <w:rsid w:val="007406E1"/>
    <w:rsid w:val="007461CD"/>
    <w:rsid w:val="00746CED"/>
    <w:rsid w:val="007476CB"/>
    <w:rsid w:val="00751E98"/>
    <w:rsid w:val="00753024"/>
    <w:rsid w:val="00773CBF"/>
    <w:rsid w:val="00775BA7"/>
    <w:rsid w:val="007807B7"/>
    <w:rsid w:val="00784007"/>
    <w:rsid w:val="00784F8B"/>
    <w:rsid w:val="007907B9"/>
    <w:rsid w:val="00796E4A"/>
    <w:rsid w:val="007A0B02"/>
    <w:rsid w:val="007A196C"/>
    <w:rsid w:val="007A60FC"/>
    <w:rsid w:val="007A75C6"/>
    <w:rsid w:val="007B04FF"/>
    <w:rsid w:val="007B0DD2"/>
    <w:rsid w:val="007B3506"/>
    <w:rsid w:val="007B4B67"/>
    <w:rsid w:val="007D4A41"/>
    <w:rsid w:val="007D7EBC"/>
    <w:rsid w:val="007E0998"/>
    <w:rsid w:val="0080583E"/>
    <w:rsid w:val="00810257"/>
    <w:rsid w:val="008122FB"/>
    <w:rsid w:val="008141F6"/>
    <w:rsid w:val="00822C0F"/>
    <w:rsid w:val="008416A7"/>
    <w:rsid w:val="0085363E"/>
    <w:rsid w:val="00853962"/>
    <w:rsid w:val="008573AC"/>
    <w:rsid w:val="00864B63"/>
    <w:rsid w:val="00870D09"/>
    <w:rsid w:val="00871CE9"/>
    <w:rsid w:val="00872753"/>
    <w:rsid w:val="0087410C"/>
    <w:rsid w:val="0089126E"/>
    <w:rsid w:val="00893C7B"/>
    <w:rsid w:val="008940D6"/>
    <w:rsid w:val="008950FC"/>
    <w:rsid w:val="008A3ADB"/>
    <w:rsid w:val="008A501F"/>
    <w:rsid w:val="008A7CBB"/>
    <w:rsid w:val="008B4EED"/>
    <w:rsid w:val="008B4F47"/>
    <w:rsid w:val="008C4A41"/>
    <w:rsid w:val="008C6F8D"/>
    <w:rsid w:val="008C7B89"/>
    <w:rsid w:val="008E37E7"/>
    <w:rsid w:val="008F0D01"/>
    <w:rsid w:val="008F4F3C"/>
    <w:rsid w:val="008F612C"/>
    <w:rsid w:val="008F67A7"/>
    <w:rsid w:val="009069D4"/>
    <w:rsid w:val="00914D0F"/>
    <w:rsid w:val="0092022B"/>
    <w:rsid w:val="00922538"/>
    <w:rsid w:val="00922A73"/>
    <w:rsid w:val="0092429E"/>
    <w:rsid w:val="00926C19"/>
    <w:rsid w:val="00931C97"/>
    <w:rsid w:val="00935F6B"/>
    <w:rsid w:val="00942C1B"/>
    <w:rsid w:val="00952A36"/>
    <w:rsid w:val="00957913"/>
    <w:rsid w:val="00960D6C"/>
    <w:rsid w:val="0096711F"/>
    <w:rsid w:val="00976C29"/>
    <w:rsid w:val="00977A91"/>
    <w:rsid w:val="009832CA"/>
    <w:rsid w:val="0098487A"/>
    <w:rsid w:val="00987D84"/>
    <w:rsid w:val="00996D97"/>
    <w:rsid w:val="00997B60"/>
    <w:rsid w:val="009A446F"/>
    <w:rsid w:val="009A4EEF"/>
    <w:rsid w:val="009A6211"/>
    <w:rsid w:val="009B03C8"/>
    <w:rsid w:val="009B1350"/>
    <w:rsid w:val="009B2212"/>
    <w:rsid w:val="009B604F"/>
    <w:rsid w:val="009C2CD8"/>
    <w:rsid w:val="009C48D7"/>
    <w:rsid w:val="009D0B91"/>
    <w:rsid w:val="009D1190"/>
    <w:rsid w:val="009D2BC0"/>
    <w:rsid w:val="009D7F0B"/>
    <w:rsid w:val="009E3798"/>
    <w:rsid w:val="009E3937"/>
    <w:rsid w:val="009E3E8D"/>
    <w:rsid w:val="009E65A3"/>
    <w:rsid w:val="009F0759"/>
    <w:rsid w:val="00A0071F"/>
    <w:rsid w:val="00A03096"/>
    <w:rsid w:val="00A039D3"/>
    <w:rsid w:val="00A05021"/>
    <w:rsid w:val="00A22B13"/>
    <w:rsid w:val="00A34917"/>
    <w:rsid w:val="00A3652A"/>
    <w:rsid w:val="00A3672A"/>
    <w:rsid w:val="00A446A2"/>
    <w:rsid w:val="00A44E23"/>
    <w:rsid w:val="00A47673"/>
    <w:rsid w:val="00A62D7C"/>
    <w:rsid w:val="00A640C3"/>
    <w:rsid w:val="00A6571E"/>
    <w:rsid w:val="00A66AB3"/>
    <w:rsid w:val="00A66AF2"/>
    <w:rsid w:val="00A70BD7"/>
    <w:rsid w:val="00A8405F"/>
    <w:rsid w:val="00A87DF0"/>
    <w:rsid w:val="00A87F29"/>
    <w:rsid w:val="00A941D9"/>
    <w:rsid w:val="00A96E7A"/>
    <w:rsid w:val="00A97848"/>
    <w:rsid w:val="00AA430F"/>
    <w:rsid w:val="00AA47C6"/>
    <w:rsid w:val="00AB0A35"/>
    <w:rsid w:val="00AB5918"/>
    <w:rsid w:val="00AC2EEA"/>
    <w:rsid w:val="00AD3116"/>
    <w:rsid w:val="00AE7193"/>
    <w:rsid w:val="00AF1082"/>
    <w:rsid w:val="00AF2D79"/>
    <w:rsid w:val="00B04DA9"/>
    <w:rsid w:val="00B07399"/>
    <w:rsid w:val="00B17931"/>
    <w:rsid w:val="00B23922"/>
    <w:rsid w:val="00B25961"/>
    <w:rsid w:val="00B3155D"/>
    <w:rsid w:val="00B34F77"/>
    <w:rsid w:val="00B357E4"/>
    <w:rsid w:val="00B36760"/>
    <w:rsid w:val="00B375F6"/>
    <w:rsid w:val="00B441C6"/>
    <w:rsid w:val="00B46D1D"/>
    <w:rsid w:val="00B51197"/>
    <w:rsid w:val="00B64F5E"/>
    <w:rsid w:val="00B66227"/>
    <w:rsid w:val="00B75430"/>
    <w:rsid w:val="00B777DA"/>
    <w:rsid w:val="00BA527A"/>
    <w:rsid w:val="00BA58E8"/>
    <w:rsid w:val="00BB1716"/>
    <w:rsid w:val="00BC0259"/>
    <w:rsid w:val="00BC0E44"/>
    <w:rsid w:val="00BC5522"/>
    <w:rsid w:val="00BE274E"/>
    <w:rsid w:val="00BF0F61"/>
    <w:rsid w:val="00BF414B"/>
    <w:rsid w:val="00C051AC"/>
    <w:rsid w:val="00C06085"/>
    <w:rsid w:val="00C10BEB"/>
    <w:rsid w:val="00C10DA7"/>
    <w:rsid w:val="00C14657"/>
    <w:rsid w:val="00C20FDC"/>
    <w:rsid w:val="00C22E93"/>
    <w:rsid w:val="00C34E7E"/>
    <w:rsid w:val="00C40B62"/>
    <w:rsid w:val="00C422F6"/>
    <w:rsid w:val="00C529A7"/>
    <w:rsid w:val="00C5404A"/>
    <w:rsid w:val="00C56510"/>
    <w:rsid w:val="00C601A1"/>
    <w:rsid w:val="00C64C2D"/>
    <w:rsid w:val="00C71904"/>
    <w:rsid w:val="00C76E39"/>
    <w:rsid w:val="00C834EC"/>
    <w:rsid w:val="00C92B09"/>
    <w:rsid w:val="00CA03E2"/>
    <w:rsid w:val="00CA080C"/>
    <w:rsid w:val="00CA1E38"/>
    <w:rsid w:val="00CA4CDD"/>
    <w:rsid w:val="00CA580B"/>
    <w:rsid w:val="00CA6E97"/>
    <w:rsid w:val="00CB4B7A"/>
    <w:rsid w:val="00CC2822"/>
    <w:rsid w:val="00CC3235"/>
    <w:rsid w:val="00CC7060"/>
    <w:rsid w:val="00CC7F3E"/>
    <w:rsid w:val="00CD061C"/>
    <w:rsid w:val="00CD0CEF"/>
    <w:rsid w:val="00CD2AD7"/>
    <w:rsid w:val="00CD5F74"/>
    <w:rsid w:val="00CE44C6"/>
    <w:rsid w:val="00CF5C09"/>
    <w:rsid w:val="00CF6691"/>
    <w:rsid w:val="00D0037D"/>
    <w:rsid w:val="00D03DA0"/>
    <w:rsid w:val="00D2448F"/>
    <w:rsid w:val="00D26CEF"/>
    <w:rsid w:val="00D31EF7"/>
    <w:rsid w:val="00D35597"/>
    <w:rsid w:val="00D40FC9"/>
    <w:rsid w:val="00D5697D"/>
    <w:rsid w:val="00D658BB"/>
    <w:rsid w:val="00D66BC5"/>
    <w:rsid w:val="00D67AFA"/>
    <w:rsid w:val="00D70F28"/>
    <w:rsid w:val="00D7387E"/>
    <w:rsid w:val="00D7793F"/>
    <w:rsid w:val="00D82FF9"/>
    <w:rsid w:val="00D9632E"/>
    <w:rsid w:val="00DA124E"/>
    <w:rsid w:val="00DB05A2"/>
    <w:rsid w:val="00DB2359"/>
    <w:rsid w:val="00DC1D5C"/>
    <w:rsid w:val="00DD1EAA"/>
    <w:rsid w:val="00DD217B"/>
    <w:rsid w:val="00DE4068"/>
    <w:rsid w:val="00DE6BD4"/>
    <w:rsid w:val="00DE72CB"/>
    <w:rsid w:val="00DF09D8"/>
    <w:rsid w:val="00DF2E6A"/>
    <w:rsid w:val="00DF7F14"/>
    <w:rsid w:val="00E06318"/>
    <w:rsid w:val="00E14DA9"/>
    <w:rsid w:val="00E16C9F"/>
    <w:rsid w:val="00E221E9"/>
    <w:rsid w:val="00E3178D"/>
    <w:rsid w:val="00E31F70"/>
    <w:rsid w:val="00E3545E"/>
    <w:rsid w:val="00E42493"/>
    <w:rsid w:val="00E650DA"/>
    <w:rsid w:val="00E65693"/>
    <w:rsid w:val="00E666A3"/>
    <w:rsid w:val="00E675AC"/>
    <w:rsid w:val="00E74DFB"/>
    <w:rsid w:val="00E87659"/>
    <w:rsid w:val="00E87FF0"/>
    <w:rsid w:val="00E91641"/>
    <w:rsid w:val="00E9195A"/>
    <w:rsid w:val="00E91C59"/>
    <w:rsid w:val="00E9221C"/>
    <w:rsid w:val="00E971BD"/>
    <w:rsid w:val="00E9740D"/>
    <w:rsid w:val="00E97DF6"/>
    <w:rsid w:val="00EA5590"/>
    <w:rsid w:val="00EB1DCB"/>
    <w:rsid w:val="00EB6972"/>
    <w:rsid w:val="00EC0B4D"/>
    <w:rsid w:val="00EC7930"/>
    <w:rsid w:val="00ED073B"/>
    <w:rsid w:val="00ED0978"/>
    <w:rsid w:val="00ED36FB"/>
    <w:rsid w:val="00ED38A1"/>
    <w:rsid w:val="00ED3C8C"/>
    <w:rsid w:val="00EE59C0"/>
    <w:rsid w:val="00EE68BE"/>
    <w:rsid w:val="00EE6EA0"/>
    <w:rsid w:val="00EF0EB3"/>
    <w:rsid w:val="00EF4A25"/>
    <w:rsid w:val="00F03CC8"/>
    <w:rsid w:val="00F10E16"/>
    <w:rsid w:val="00F265B3"/>
    <w:rsid w:val="00F27110"/>
    <w:rsid w:val="00F36BED"/>
    <w:rsid w:val="00F36C02"/>
    <w:rsid w:val="00F416C2"/>
    <w:rsid w:val="00F41F36"/>
    <w:rsid w:val="00F50711"/>
    <w:rsid w:val="00F60C24"/>
    <w:rsid w:val="00F612A5"/>
    <w:rsid w:val="00F666D7"/>
    <w:rsid w:val="00F76AB8"/>
    <w:rsid w:val="00F82CCA"/>
    <w:rsid w:val="00F82DEE"/>
    <w:rsid w:val="00F8585A"/>
    <w:rsid w:val="00F915FF"/>
    <w:rsid w:val="00F91EBE"/>
    <w:rsid w:val="00F94FDF"/>
    <w:rsid w:val="00FA1E3A"/>
    <w:rsid w:val="00FA74AF"/>
    <w:rsid w:val="00FB2A15"/>
    <w:rsid w:val="00FB3561"/>
    <w:rsid w:val="00FB3BA5"/>
    <w:rsid w:val="00FB6178"/>
    <w:rsid w:val="00FC62B2"/>
    <w:rsid w:val="00FC68BF"/>
    <w:rsid w:val="00FC6D26"/>
    <w:rsid w:val="00FC70A0"/>
    <w:rsid w:val="00FD7371"/>
    <w:rsid w:val="00FE05E1"/>
    <w:rsid w:val="00FE4F72"/>
    <w:rsid w:val="00FE57C9"/>
    <w:rsid w:val="00FE5F58"/>
    <w:rsid w:val="00FE782D"/>
    <w:rsid w:val="00FF04B3"/>
    <w:rsid w:val="00FF67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AB672E"/>
  <w15:chartTrackingRefBased/>
  <w15:docId w15:val="{7A03165D-DA92-4090-9E54-869D5F296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1E3A"/>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1E3A"/>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A1E3A"/>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A1E3A"/>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A1E3A"/>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B4FD0"/>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A1E3A"/>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A1E3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1E3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F5A"/>
    <w:pPr>
      <w:ind w:left="720"/>
      <w:contextualSpacing/>
    </w:pPr>
  </w:style>
  <w:style w:type="character" w:styleId="Hyperlink">
    <w:name w:val="Hyperlink"/>
    <w:basedOn w:val="DefaultParagraphFont"/>
    <w:uiPriority w:val="99"/>
    <w:unhideWhenUsed/>
    <w:rsid w:val="00646F5A"/>
    <w:rPr>
      <w:color w:val="0563C1" w:themeColor="hyperlink"/>
      <w:u w:val="single"/>
    </w:rPr>
  </w:style>
  <w:style w:type="paragraph" w:customStyle="1" w:styleId="Header1">
    <w:name w:val="Header1"/>
    <w:rsid w:val="00FA1E3A"/>
    <w:pPr>
      <w:tabs>
        <w:tab w:val="center" w:pos="4320"/>
        <w:tab w:val="right" w:pos="8640"/>
      </w:tabs>
      <w:spacing w:after="0" w:line="240" w:lineRule="auto"/>
    </w:pPr>
    <w:rPr>
      <w:rFonts w:ascii="Arial" w:eastAsia="ヒラギノ角ゴ Pro W3" w:hAnsi="Arial" w:cs="Times New Roman"/>
      <w:color w:val="000000"/>
      <w:sz w:val="20"/>
      <w:szCs w:val="20"/>
    </w:rPr>
  </w:style>
  <w:style w:type="paragraph" w:customStyle="1" w:styleId="Footer1">
    <w:name w:val="Footer1"/>
    <w:autoRedefine/>
    <w:rsid w:val="00FA1E3A"/>
    <w:pPr>
      <w:tabs>
        <w:tab w:val="center" w:pos="4320"/>
        <w:tab w:val="right" w:pos="8640"/>
      </w:tabs>
      <w:spacing w:after="0" w:line="240" w:lineRule="auto"/>
    </w:pPr>
    <w:rPr>
      <w:rFonts w:ascii="Arial" w:eastAsia="ヒラギノ角ゴ Pro W3" w:hAnsi="Arial" w:cs="Times New Roman"/>
      <w:color w:val="000000"/>
      <w:sz w:val="20"/>
      <w:szCs w:val="20"/>
    </w:rPr>
  </w:style>
  <w:style w:type="paragraph" w:customStyle="1" w:styleId="FreeForm">
    <w:name w:val="Free Form"/>
    <w:autoRedefine/>
    <w:rsid w:val="00FA1E3A"/>
    <w:pPr>
      <w:spacing w:after="0" w:line="240" w:lineRule="auto"/>
    </w:pPr>
    <w:rPr>
      <w:rFonts w:ascii="Times New Roman" w:eastAsia="ヒラギノ角ゴ Pro W3" w:hAnsi="Times New Roman" w:cs="Times New Roman"/>
      <w:color w:val="000000"/>
      <w:sz w:val="20"/>
      <w:szCs w:val="20"/>
    </w:rPr>
  </w:style>
  <w:style w:type="paragraph" w:customStyle="1" w:styleId="TitleA">
    <w:name w:val="Title A"/>
    <w:rsid w:val="00FA1E3A"/>
    <w:pPr>
      <w:spacing w:before="240" w:after="720" w:line="240" w:lineRule="auto"/>
      <w:ind w:left="360"/>
      <w:jc w:val="right"/>
    </w:pPr>
    <w:rPr>
      <w:rFonts w:ascii="Verdana" w:eastAsia="ヒラギノ角ゴ Pro W3" w:hAnsi="Verdana" w:cs="Times New Roman"/>
      <w:b/>
      <w:color w:val="000000"/>
      <w:kern w:val="28"/>
      <w:sz w:val="64"/>
      <w:szCs w:val="20"/>
    </w:rPr>
  </w:style>
  <w:style w:type="character" w:customStyle="1" w:styleId="Hyperlink1">
    <w:name w:val="Hyperlink1"/>
    <w:rsid w:val="00FA1E3A"/>
    <w:rPr>
      <w:color w:val="0000FF"/>
      <w:sz w:val="20"/>
      <w:u w:val="single"/>
    </w:rPr>
  </w:style>
  <w:style w:type="paragraph" w:customStyle="1" w:styleId="TOC31">
    <w:name w:val="TOC 31"/>
    <w:next w:val="Normal"/>
    <w:rsid w:val="00FA1E3A"/>
    <w:pPr>
      <w:tabs>
        <w:tab w:val="right" w:leader="dot" w:pos="9170"/>
      </w:tabs>
      <w:spacing w:before="120" w:after="0" w:line="240" w:lineRule="auto"/>
      <w:ind w:left="240"/>
      <w:outlineLvl w:val="0"/>
    </w:pPr>
    <w:rPr>
      <w:rFonts w:ascii="Calibri" w:eastAsia="ヒラギノ角ゴ Pro W3" w:hAnsi="Calibri" w:cs="Times New Roman"/>
      <w:color w:val="000000"/>
      <w:sz w:val="20"/>
      <w:szCs w:val="20"/>
    </w:rPr>
  </w:style>
  <w:style w:type="paragraph" w:customStyle="1" w:styleId="TOC91">
    <w:name w:val="TOC 91"/>
    <w:next w:val="Normal"/>
    <w:rsid w:val="00FA1E3A"/>
    <w:pPr>
      <w:tabs>
        <w:tab w:val="right" w:leader="dot" w:pos="9170"/>
      </w:tabs>
      <w:spacing w:before="240" w:after="120" w:line="240" w:lineRule="auto"/>
      <w:outlineLvl w:val="0"/>
    </w:pPr>
    <w:rPr>
      <w:rFonts w:ascii="Calibri Bold" w:eastAsia="ヒラギノ角ゴ Pro W3" w:hAnsi="Calibri Bold" w:cs="Times New Roman"/>
      <w:color w:val="000000"/>
      <w:sz w:val="20"/>
      <w:szCs w:val="20"/>
    </w:rPr>
  </w:style>
  <w:style w:type="character" w:customStyle="1" w:styleId="Heading1Char">
    <w:name w:val="Heading 1 Char"/>
    <w:basedOn w:val="DefaultParagraphFont"/>
    <w:link w:val="Heading1"/>
    <w:uiPriority w:val="9"/>
    <w:rsid w:val="00FA1E3A"/>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semiHidden/>
    <w:rsid w:val="00FA1E3A"/>
    <w:rPr>
      <w:rFonts w:asciiTheme="majorHAnsi" w:eastAsiaTheme="majorEastAsia" w:hAnsiTheme="majorHAnsi" w:cstheme="majorBidi"/>
      <w:color w:val="2E74B5" w:themeColor="accent1" w:themeShade="BF"/>
    </w:rPr>
  </w:style>
  <w:style w:type="character" w:customStyle="1" w:styleId="Heading9Char">
    <w:name w:val="Heading 9 Char"/>
    <w:basedOn w:val="DefaultParagraphFont"/>
    <w:link w:val="Heading9"/>
    <w:uiPriority w:val="9"/>
    <w:semiHidden/>
    <w:rsid w:val="00FA1E3A"/>
    <w:rPr>
      <w:rFonts w:asciiTheme="majorHAnsi" w:eastAsiaTheme="majorEastAsia" w:hAnsiTheme="majorHAnsi" w:cstheme="majorBidi"/>
      <w:i/>
      <w:iCs/>
      <w:color w:val="272727" w:themeColor="text1" w:themeTint="D8"/>
      <w:sz w:val="21"/>
      <w:szCs w:val="21"/>
    </w:rPr>
  </w:style>
  <w:style w:type="character" w:customStyle="1" w:styleId="Heading4Char">
    <w:name w:val="Heading 4 Char"/>
    <w:basedOn w:val="DefaultParagraphFont"/>
    <w:link w:val="Heading4"/>
    <w:uiPriority w:val="9"/>
    <w:rsid w:val="00FA1E3A"/>
    <w:rPr>
      <w:rFonts w:asciiTheme="majorHAnsi" w:eastAsiaTheme="majorEastAsia" w:hAnsiTheme="majorHAnsi" w:cstheme="majorBidi"/>
      <w:i/>
      <w:iCs/>
      <w:color w:val="2E74B5" w:themeColor="accent1" w:themeShade="BF"/>
    </w:rPr>
  </w:style>
  <w:style w:type="character" w:customStyle="1" w:styleId="Heading8Char">
    <w:name w:val="Heading 8 Char"/>
    <w:basedOn w:val="DefaultParagraphFont"/>
    <w:link w:val="Heading8"/>
    <w:uiPriority w:val="9"/>
    <w:semiHidden/>
    <w:rsid w:val="00FA1E3A"/>
    <w:rPr>
      <w:rFonts w:asciiTheme="majorHAnsi" w:eastAsiaTheme="majorEastAsia" w:hAnsiTheme="majorHAnsi" w:cstheme="majorBidi"/>
      <w:color w:val="272727" w:themeColor="text1" w:themeTint="D8"/>
      <w:sz w:val="21"/>
      <w:szCs w:val="21"/>
    </w:rPr>
  </w:style>
  <w:style w:type="character" w:customStyle="1" w:styleId="Heading3Char">
    <w:name w:val="Heading 3 Char"/>
    <w:basedOn w:val="DefaultParagraphFont"/>
    <w:link w:val="Heading3"/>
    <w:uiPriority w:val="9"/>
    <w:rsid w:val="00FA1E3A"/>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FA1E3A"/>
    <w:rPr>
      <w:rFonts w:asciiTheme="majorHAnsi" w:eastAsiaTheme="majorEastAsia" w:hAnsiTheme="majorHAnsi" w:cstheme="majorBidi"/>
      <w:color w:val="2E74B5" w:themeColor="accent1" w:themeShade="BF"/>
      <w:sz w:val="26"/>
      <w:szCs w:val="26"/>
    </w:rPr>
  </w:style>
  <w:style w:type="character" w:customStyle="1" w:styleId="Heading7Char">
    <w:name w:val="Heading 7 Char"/>
    <w:basedOn w:val="DefaultParagraphFont"/>
    <w:link w:val="Heading7"/>
    <w:uiPriority w:val="9"/>
    <w:semiHidden/>
    <w:rsid w:val="00FA1E3A"/>
    <w:rPr>
      <w:rFonts w:asciiTheme="majorHAnsi" w:eastAsiaTheme="majorEastAsia" w:hAnsiTheme="majorHAnsi" w:cstheme="majorBidi"/>
      <w:i/>
      <w:iCs/>
      <w:color w:val="1F4D78" w:themeColor="accent1" w:themeShade="7F"/>
    </w:rPr>
  </w:style>
  <w:style w:type="paragraph" w:styleId="Header">
    <w:name w:val="header"/>
    <w:basedOn w:val="Normal"/>
    <w:link w:val="HeaderChar"/>
    <w:uiPriority w:val="99"/>
    <w:unhideWhenUsed/>
    <w:rsid w:val="00183A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A1B"/>
  </w:style>
  <w:style w:type="paragraph" w:styleId="Footer">
    <w:name w:val="footer"/>
    <w:basedOn w:val="Normal"/>
    <w:link w:val="FooterChar"/>
    <w:uiPriority w:val="99"/>
    <w:unhideWhenUsed/>
    <w:rsid w:val="00183A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A1B"/>
  </w:style>
  <w:style w:type="paragraph" w:styleId="TOC1">
    <w:name w:val="toc 1"/>
    <w:basedOn w:val="Normal"/>
    <w:next w:val="Normal"/>
    <w:autoRedefine/>
    <w:uiPriority w:val="39"/>
    <w:unhideWhenUsed/>
    <w:rsid w:val="00A941D9"/>
    <w:pPr>
      <w:tabs>
        <w:tab w:val="left" w:pos="440"/>
        <w:tab w:val="right" w:leader="dot" w:pos="10790"/>
      </w:tabs>
      <w:spacing w:after="100"/>
    </w:pPr>
  </w:style>
  <w:style w:type="paragraph" w:customStyle="1" w:styleId="StyleHeading310ptNotBoldLeft0Firstline0Line">
    <w:name w:val="Style Heading 3 + 10 pt Not Bold Left:  0&quot; First line:  0&quot; Line..."/>
    <w:next w:val="Normal"/>
    <w:rsid w:val="009A446F"/>
    <w:pPr>
      <w:spacing w:after="120" w:line="360" w:lineRule="auto"/>
      <w:ind w:right="1440"/>
    </w:pPr>
    <w:rPr>
      <w:rFonts w:ascii="Times New Roman" w:eastAsia="ヒラギノ角ゴ Pro W3" w:hAnsi="Times New Roman" w:cs="Times New Roman"/>
      <w:b/>
      <w:color w:val="000000"/>
      <w:sz w:val="20"/>
      <w:szCs w:val="20"/>
    </w:rPr>
  </w:style>
  <w:style w:type="character" w:customStyle="1" w:styleId="PlainTextChar">
    <w:name w:val="Plain Text Char"/>
    <w:rsid w:val="009A446F"/>
    <w:rPr>
      <w:color w:val="000000"/>
      <w:sz w:val="24"/>
      <w:lang w:val="en-US"/>
    </w:rPr>
  </w:style>
  <w:style w:type="paragraph" w:customStyle="1" w:styleId="PlainText1">
    <w:name w:val="Plain Text1"/>
    <w:rsid w:val="000A0A98"/>
    <w:pPr>
      <w:spacing w:after="0" w:line="240" w:lineRule="auto"/>
    </w:pPr>
    <w:rPr>
      <w:rFonts w:ascii="Times New Roman" w:eastAsia="ヒラギノ角ゴ Pro W3" w:hAnsi="Times New Roman" w:cs="Times New Roman"/>
      <w:color w:val="000000"/>
      <w:sz w:val="24"/>
      <w:szCs w:val="20"/>
    </w:rPr>
  </w:style>
  <w:style w:type="paragraph" w:customStyle="1" w:styleId="BodyText1">
    <w:name w:val="Body Text1"/>
    <w:rsid w:val="000A0A98"/>
    <w:pPr>
      <w:spacing w:before="120" w:after="40" w:line="240" w:lineRule="auto"/>
      <w:ind w:left="720"/>
      <w:jc w:val="both"/>
    </w:pPr>
    <w:rPr>
      <w:rFonts w:ascii="Arial" w:eastAsia="ヒラギノ角ゴ Pro W3" w:hAnsi="Arial" w:cs="Times New Roman"/>
      <w:color w:val="000000"/>
      <w:sz w:val="20"/>
      <w:szCs w:val="20"/>
    </w:rPr>
  </w:style>
  <w:style w:type="paragraph" w:styleId="Revision">
    <w:name w:val="Revision"/>
    <w:hidden/>
    <w:uiPriority w:val="99"/>
    <w:semiHidden/>
    <w:rsid w:val="00D35597"/>
    <w:pPr>
      <w:spacing w:after="0" w:line="240" w:lineRule="auto"/>
    </w:pPr>
  </w:style>
  <w:style w:type="character" w:styleId="CommentReference">
    <w:name w:val="annotation reference"/>
    <w:basedOn w:val="DefaultParagraphFont"/>
    <w:uiPriority w:val="99"/>
    <w:semiHidden/>
    <w:unhideWhenUsed/>
    <w:rsid w:val="00D35597"/>
    <w:rPr>
      <w:sz w:val="16"/>
      <w:szCs w:val="16"/>
    </w:rPr>
  </w:style>
  <w:style w:type="paragraph" w:styleId="CommentText">
    <w:name w:val="annotation text"/>
    <w:basedOn w:val="Normal"/>
    <w:link w:val="CommentTextChar"/>
    <w:uiPriority w:val="99"/>
    <w:semiHidden/>
    <w:unhideWhenUsed/>
    <w:rsid w:val="00D35597"/>
    <w:pPr>
      <w:spacing w:line="240" w:lineRule="auto"/>
    </w:pPr>
    <w:rPr>
      <w:sz w:val="20"/>
      <w:szCs w:val="20"/>
    </w:rPr>
  </w:style>
  <w:style w:type="character" w:customStyle="1" w:styleId="CommentTextChar">
    <w:name w:val="Comment Text Char"/>
    <w:basedOn w:val="DefaultParagraphFont"/>
    <w:link w:val="CommentText"/>
    <w:uiPriority w:val="99"/>
    <w:semiHidden/>
    <w:rsid w:val="00D35597"/>
    <w:rPr>
      <w:sz w:val="20"/>
      <w:szCs w:val="20"/>
    </w:rPr>
  </w:style>
  <w:style w:type="paragraph" w:styleId="CommentSubject">
    <w:name w:val="annotation subject"/>
    <w:basedOn w:val="CommentText"/>
    <w:next w:val="CommentText"/>
    <w:link w:val="CommentSubjectChar"/>
    <w:uiPriority w:val="99"/>
    <w:semiHidden/>
    <w:unhideWhenUsed/>
    <w:rsid w:val="00D35597"/>
    <w:rPr>
      <w:b/>
      <w:bCs/>
    </w:rPr>
  </w:style>
  <w:style w:type="character" w:customStyle="1" w:styleId="CommentSubjectChar">
    <w:name w:val="Comment Subject Char"/>
    <w:basedOn w:val="CommentTextChar"/>
    <w:link w:val="CommentSubject"/>
    <w:uiPriority w:val="99"/>
    <w:semiHidden/>
    <w:rsid w:val="00D35597"/>
    <w:rPr>
      <w:b/>
      <w:bCs/>
      <w:sz w:val="20"/>
      <w:szCs w:val="20"/>
    </w:rPr>
  </w:style>
  <w:style w:type="paragraph" w:styleId="BalloonText">
    <w:name w:val="Balloon Text"/>
    <w:basedOn w:val="Normal"/>
    <w:link w:val="BalloonTextChar"/>
    <w:uiPriority w:val="99"/>
    <w:semiHidden/>
    <w:unhideWhenUsed/>
    <w:rsid w:val="00D355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5597"/>
    <w:rPr>
      <w:rFonts w:ascii="Segoe UI" w:hAnsi="Segoe UI" w:cs="Segoe UI"/>
      <w:sz w:val="18"/>
      <w:szCs w:val="18"/>
    </w:rPr>
  </w:style>
  <w:style w:type="paragraph" w:styleId="TOC3">
    <w:name w:val="toc 3"/>
    <w:basedOn w:val="Normal"/>
    <w:next w:val="Normal"/>
    <w:autoRedefine/>
    <w:uiPriority w:val="39"/>
    <w:semiHidden/>
    <w:unhideWhenUsed/>
    <w:rsid w:val="00810257"/>
    <w:pPr>
      <w:spacing w:after="100"/>
      <w:ind w:left="440"/>
    </w:pPr>
  </w:style>
  <w:style w:type="paragraph" w:styleId="Title">
    <w:name w:val="Title"/>
    <w:basedOn w:val="Normal"/>
    <w:next w:val="Normal"/>
    <w:link w:val="TitleChar"/>
    <w:uiPriority w:val="99"/>
    <w:qFormat/>
    <w:rsid w:val="00810257"/>
    <w:pPr>
      <w:pBdr>
        <w:bottom w:val="single" w:sz="8" w:space="4" w:color="4F81BD"/>
      </w:pBdr>
      <w:spacing w:after="300" w:line="240" w:lineRule="auto"/>
      <w:contextualSpacing/>
    </w:pPr>
    <w:rPr>
      <w:rFonts w:ascii="Cambria" w:eastAsia="Calibri" w:hAnsi="Cambria" w:cs="Times New Roman"/>
      <w:color w:val="17365D"/>
      <w:spacing w:val="5"/>
      <w:kern w:val="28"/>
      <w:sz w:val="52"/>
      <w:szCs w:val="52"/>
    </w:rPr>
  </w:style>
  <w:style w:type="character" w:customStyle="1" w:styleId="TitleChar">
    <w:name w:val="Title Char"/>
    <w:basedOn w:val="DefaultParagraphFont"/>
    <w:link w:val="Title"/>
    <w:uiPriority w:val="99"/>
    <w:rsid w:val="00810257"/>
    <w:rPr>
      <w:rFonts w:ascii="Cambria" w:eastAsia="Calibri" w:hAnsi="Cambria" w:cs="Times New Roman"/>
      <w:color w:val="17365D"/>
      <w:spacing w:val="5"/>
      <w:kern w:val="28"/>
      <w:sz w:val="52"/>
      <w:szCs w:val="52"/>
    </w:rPr>
  </w:style>
  <w:style w:type="character" w:customStyle="1" w:styleId="Heading6Char">
    <w:name w:val="Heading 6 Char"/>
    <w:basedOn w:val="DefaultParagraphFont"/>
    <w:link w:val="Heading6"/>
    <w:uiPriority w:val="9"/>
    <w:semiHidden/>
    <w:rsid w:val="000B4FD0"/>
    <w:rPr>
      <w:rFonts w:asciiTheme="majorHAnsi" w:eastAsiaTheme="majorEastAsia" w:hAnsiTheme="majorHAnsi" w:cstheme="majorBidi"/>
      <w:color w:val="1F4D78" w:themeColor="accent1" w:themeShade="7F"/>
    </w:rPr>
  </w:style>
  <w:style w:type="paragraph" w:styleId="TOC2">
    <w:name w:val="toc 2"/>
    <w:basedOn w:val="Normal"/>
    <w:next w:val="Normal"/>
    <w:autoRedefine/>
    <w:uiPriority w:val="39"/>
    <w:unhideWhenUsed/>
    <w:rsid w:val="00D03DA0"/>
    <w:pPr>
      <w:spacing w:after="100"/>
      <w:ind w:left="220"/>
    </w:pPr>
  </w:style>
  <w:style w:type="character" w:styleId="FollowedHyperlink">
    <w:name w:val="FollowedHyperlink"/>
    <w:basedOn w:val="DefaultParagraphFont"/>
    <w:uiPriority w:val="99"/>
    <w:semiHidden/>
    <w:unhideWhenUsed/>
    <w:rsid w:val="0048361A"/>
    <w:rPr>
      <w:color w:val="954F72" w:themeColor="followedHyperlink"/>
      <w:u w:val="single"/>
    </w:rPr>
  </w:style>
  <w:style w:type="character" w:customStyle="1" w:styleId="apple-converted-space">
    <w:name w:val="apple-converted-space"/>
    <w:basedOn w:val="DefaultParagraphFont"/>
    <w:rsid w:val="00A97848"/>
  </w:style>
  <w:style w:type="character" w:styleId="HTMLCode">
    <w:name w:val="HTML Code"/>
    <w:basedOn w:val="DefaultParagraphFont"/>
    <w:uiPriority w:val="99"/>
    <w:semiHidden/>
    <w:unhideWhenUsed/>
    <w:rsid w:val="00A97848"/>
    <w:rPr>
      <w:rFonts w:ascii="Courier New" w:eastAsia="Times New Roman" w:hAnsi="Courier New" w:cs="Courier New"/>
      <w:sz w:val="20"/>
      <w:szCs w:val="20"/>
    </w:rPr>
  </w:style>
  <w:style w:type="character" w:customStyle="1" w:styleId="Strong1">
    <w:name w:val="Strong1"/>
    <w:basedOn w:val="DefaultParagraphFont"/>
    <w:rsid w:val="00A97848"/>
  </w:style>
  <w:style w:type="paragraph" w:customStyle="1" w:styleId="atgnumberedlist">
    <w:name w:val="atgnumberedlist"/>
    <w:basedOn w:val="Normal"/>
    <w:rsid w:val="00DE6BD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8573AC"/>
    <w:rPr>
      <w:color w:val="605E5C"/>
      <w:shd w:val="clear" w:color="auto" w:fill="E1DFDD"/>
    </w:rPr>
  </w:style>
  <w:style w:type="paragraph" w:styleId="NoSpacing">
    <w:name w:val="No Spacing"/>
    <w:uiPriority w:val="1"/>
    <w:qFormat/>
    <w:rsid w:val="00C22E93"/>
    <w:pPr>
      <w:spacing w:after="0" w:line="240" w:lineRule="auto"/>
    </w:pPr>
  </w:style>
  <w:style w:type="paragraph" w:customStyle="1" w:styleId="StyleToolordeliverablenameCustomColorRGB039118Left">
    <w:name w:val="Style Tool or deliverable name + Custom Color(RGB(039118)) Left:..."/>
    <w:basedOn w:val="Normal"/>
    <w:rsid w:val="00F416C2"/>
    <w:pPr>
      <w:spacing w:before="360" w:after="0" w:line="240" w:lineRule="auto"/>
      <w:ind w:left="1440"/>
    </w:pPr>
    <w:rPr>
      <w:rFonts w:ascii="Times New Roman" w:eastAsia="Times New Roman" w:hAnsi="Times New Roman" w:cs="Times New Roman"/>
      <w:color w:val="002776"/>
      <w:sz w:val="60"/>
      <w:szCs w:val="20"/>
    </w:rPr>
  </w:style>
  <w:style w:type="paragraph" w:styleId="NormalWeb">
    <w:name w:val="Normal (Web)"/>
    <w:basedOn w:val="Normal"/>
    <w:uiPriority w:val="99"/>
    <w:semiHidden/>
    <w:unhideWhenUsed/>
    <w:rsid w:val="009B2212"/>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TMLCite">
    <w:name w:val="HTML Cite"/>
    <w:basedOn w:val="DefaultParagraphFont"/>
    <w:uiPriority w:val="99"/>
    <w:semiHidden/>
    <w:unhideWhenUsed/>
    <w:rsid w:val="009B22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85606">
      <w:bodyDiv w:val="1"/>
      <w:marLeft w:val="0"/>
      <w:marRight w:val="0"/>
      <w:marTop w:val="0"/>
      <w:marBottom w:val="0"/>
      <w:divBdr>
        <w:top w:val="none" w:sz="0" w:space="0" w:color="auto"/>
        <w:left w:val="none" w:sz="0" w:space="0" w:color="auto"/>
        <w:bottom w:val="none" w:sz="0" w:space="0" w:color="auto"/>
        <w:right w:val="none" w:sz="0" w:space="0" w:color="auto"/>
      </w:divBdr>
    </w:div>
    <w:div w:id="120809892">
      <w:bodyDiv w:val="1"/>
      <w:marLeft w:val="0"/>
      <w:marRight w:val="0"/>
      <w:marTop w:val="0"/>
      <w:marBottom w:val="0"/>
      <w:divBdr>
        <w:top w:val="none" w:sz="0" w:space="0" w:color="auto"/>
        <w:left w:val="none" w:sz="0" w:space="0" w:color="auto"/>
        <w:bottom w:val="none" w:sz="0" w:space="0" w:color="auto"/>
        <w:right w:val="none" w:sz="0" w:space="0" w:color="auto"/>
      </w:divBdr>
    </w:div>
    <w:div w:id="158890373">
      <w:bodyDiv w:val="1"/>
      <w:marLeft w:val="0"/>
      <w:marRight w:val="0"/>
      <w:marTop w:val="0"/>
      <w:marBottom w:val="0"/>
      <w:divBdr>
        <w:top w:val="none" w:sz="0" w:space="0" w:color="auto"/>
        <w:left w:val="none" w:sz="0" w:space="0" w:color="auto"/>
        <w:bottom w:val="none" w:sz="0" w:space="0" w:color="auto"/>
        <w:right w:val="none" w:sz="0" w:space="0" w:color="auto"/>
      </w:divBdr>
    </w:div>
    <w:div w:id="184709055">
      <w:bodyDiv w:val="1"/>
      <w:marLeft w:val="0"/>
      <w:marRight w:val="0"/>
      <w:marTop w:val="0"/>
      <w:marBottom w:val="0"/>
      <w:divBdr>
        <w:top w:val="none" w:sz="0" w:space="0" w:color="auto"/>
        <w:left w:val="none" w:sz="0" w:space="0" w:color="auto"/>
        <w:bottom w:val="none" w:sz="0" w:space="0" w:color="auto"/>
        <w:right w:val="none" w:sz="0" w:space="0" w:color="auto"/>
      </w:divBdr>
    </w:div>
    <w:div w:id="201787505">
      <w:bodyDiv w:val="1"/>
      <w:marLeft w:val="0"/>
      <w:marRight w:val="0"/>
      <w:marTop w:val="0"/>
      <w:marBottom w:val="0"/>
      <w:divBdr>
        <w:top w:val="none" w:sz="0" w:space="0" w:color="auto"/>
        <w:left w:val="none" w:sz="0" w:space="0" w:color="auto"/>
        <w:bottom w:val="none" w:sz="0" w:space="0" w:color="auto"/>
        <w:right w:val="none" w:sz="0" w:space="0" w:color="auto"/>
      </w:divBdr>
    </w:div>
    <w:div w:id="252125895">
      <w:bodyDiv w:val="1"/>
      <w:marLeft w:val="0"/>
      <w:marRight w:val="0"/>
      <w:marTop w:val="0"/>
      <w:marBottom w:val="0"/>
      <w:divBdr>
        <w:top w:val="none" w:sz="0" w:space="0" w:color="auto"/>
        <w:left w:val="none" w:sz="0" w:space="0" w:color="auto"/>
        <w:bottom w:val="none" w:sz="0" w:space="0" w:color="auto"/>
        <w:right w:val="none" w:sz="0" w:space="0" w:color="auto"/>
      </w:divBdr>
    </w:div>
    <w:div w:id="273636325">
      <w:bodyDiv w:val="1"/>
      <w:marLeft w:val="0"/>
      <w:marRight w:val="0"/>
      <w:marTop w:val="0"/>
      <w:marBottom w:val="0"/>
      <w:divBdr>
        <w:top w:val="none" w:sz="0" w:space="0" w:color="auto"/>
        <w:left w:val="none" w:sz="0" w:space="0" w:color="auto"/>
        <w:bottom w:val="none" w:sz="0" w:space="0" w:color="auto"/>
        <w:right w:val="none" w:sz="0" w:space="0" w:color="auto"/>
      </w:divBdr>
    </w:div>
    <w:div w:id="279805373">
      <w:bodyDiv w:val="1"/>
      <w:marLeft w:val="0"/>
      <w:marRight w:val="0"/>
      <w:marTop w:val="0"/>
      <w:marBottom w:val="0"/>
      <w:divBdr>
        <w:top w:val="none" w:sz="0" w:space="0" w:color="auto"/>
        <w:left w:val="none" w:sz="0" w:space="0" w:color="auto"/>
        <w:bottom w:val="none" w:sz="0" w:space="0" w:color="auto"/>
        <w:right w:val="none" w:sz="0" w:space="0" w:color="auto"/>
      </w:divBdr>
      <w:divsChild>
        <w:div w:id="751199573">
          <w:marLeft w:val="0"/>
          <w:marRight w:val="0"/>
          <w:marTop w:val="0"/>
          <w:marBottom w:val="0"/>
          <w:divBdr>
            <w:top w:val="none" w:sz="0" w:space="0" w:color="auto"/>
            <w:left w:val="none" w:sz="0" w:space="0" w:color="auto"/>
            <w:bottom w:val="none" w:sz="0" w:space="0" w:color="auto"/>
            <w:right w:val="none" w:sz="0" w:space="0" w:color="auto"/>
          </w:divBdr>
        </w:div>
      </w:divsChild>
    </w:div>
    <w:div w:id="334260565">
      <w:bodyDiv w:val="1"/>
      <w:marLeft w:val="0"/>
      <w:marRight w:val="0"/>
      <w:marTop w:val="0"/>
      <w:marBottom w:val="0"/>
      <w:divBdr>
        <w:top w:val="none" w:sz="0" w:space="0" w:color="auto"/>
        <w:left w:val="none" w:sz="0" w:space="0" w:color="auto"/>
        <w:bottom w:val="none" w:sz="0" w:space="0" w:color="auto"/>
        <w:right w:val="none" w:sz="0" w:space="0" w:color="auto"/>
      </w:divBdr>
    </w:div>
    <w:div w:id="383800143">
      <w:bodyDiv w:val="1"/>
      <w:marLeft w:val="0"/>
      <w:marRight w:val="0"/>
      <w:marTop w:val="0"/>
      <w:marBottom w:val="0"/>
      <w:divBdr>
        <w:top w:val="none" w:sz="0" w:space="0" w:color="auto"/>
        <w:left w:val="none" w:sz="0" w:space="0" w:color="auto"/>
        <w:bottom w:val="none" w:sz="0" w:space="0" w:color="auto"/>
        <w:right w:val="none" w:sz="0" w:space="0" w:color="auto"/>
      </w:divBdr>
    </w:div>
    <w:div w:id="446702732">
      <w:bodyDiv w:val="1"/>
      <w:marLeft w:val="0"/>
      <w:marRight w:val="0"/>
      <w:marTop w:val="0"/>
      <w:marBottom w:val="0"/>
      <w:divBdr>
        <w:top w:val="none" w:sz="0" w:space="0" w:color="auto"/>
        <w:left w:val="none" w:sz="0" w:space="0" w:color="auto"/>
        <w:bottom w:val="none" w:sz="0" w:space="0" w:color="auto"/>
        <w:right w:val="none" w:sz="0" w:space="0" w:color="auto"/>
      </w:divBdr>
    </w:div>
    <w:div w:id="446895947">
      <w:bodyDiv w:val="1"/>
      <w:marLeft w:val="0"/>
      <w:marRight w:val="0"/>
      <w:marTop w:val="0"/>
      <w:marBottom w:val="0"/>
      <w:divBdr>
        <w:top w:val="none" w:sz="0" w:space="0" w:color="auto"/>
        <w:left w:val="none" w:sz="0" w:space="0" w:color="auto"/>
        <w:bottom w:val="none" w:sz="0" w:space="0" w:color="auto"/>
        <w:right w:val="none" w:sz="0" w:space="0" w:color="auto"/>
      </w:divBdr>
    </w:div>
    <w:div w:id="531848133">
      <w:bodyDiv w:val="1"/>
      <w:marLeft w:val="0"/>
      <w:marRight w:val="0"/>
      <w:marTop w:val="0"/>
      <w:marBottom w:val="0"/>
      <w:divBdr>
        <w:top w:val="none" w:sz="0" w:space="0" w:color="auto"/>
        <w:left w:val="none" w:sz="0" w:space="0" w:color="auto"/>
        <w:bottom w:val="none" w:sz="0" w:space="0" w:color="auto"/>
        <w:right w:val="none" w:sz="0" w:space="0" w:color="auto"/>
      </w:divBdr>
    </w:div>
    <w:div w:id="533923824">
      <w:bodyDiv w:val="1"/>
      <w:marLeft w:val="0"/>
      <w:marRight w:val="0"/>
      <w:marTop w:val="0"/>
      <w:marBottom w:val="0"/>
      <w:divBdr>
        <w:top w:val="none" w:sz="0" w:space="0" w:color="auto"/>
        <w:left w:val="none" w:sz="0" w:space="0" w:color="auto"/>
        <w:bottom w:val="none" w:sz="0" w:space="0" w:color="auto"/>
        <w:right w:val="none" w:sz="0" w:space="0" w:color="auto"/>
      </w:divBdr>
    </w:div>
    <w:div w:id="581988692">
      <w:bodyDiv w:val="1"/>
      <w:marLeft w:val="0"/>
      <w:marRight w:val="0"/>
      <w:marTop w:val="0"/>
      <w:marBottom w:val="0"/>
      <w:divBdr>
        <w:top w:val="none" w:sz="0" w:space="0" w:color="auto"/>
        <w:left w:val="none" w:sz="0" w:space="0" w:color="auto"/>
        <w:bottom w:val="none" w:sz="0" w:space="0" w:color="auto"/>
        <w:right w:val="none" w:sz="0" w:space="0" w:color="auto"/>
      </w:divBdr>
    </w:div>
    <w:div w:id="582568561">
      <w:bodyDiv w:val="1"/>
      <w:marLeft w:val="0"/>
      <w:marRight w:val="0"/>
      <w:marTop w:val="0"/>
      <w:marBottom w:val="0"/>
      <w:divBdr>
        <w:top w:val="none" w:sz="0" w:space="0" w:color="auto"/>
        <w:left w:val="none" w:sz="0" w:space="0" w:color="auto"/>
        <w:bottom w:val="none" w:sz="0" w:space="0" w:color="auto"/>
        <w:right w:val="none" w:sz="0" w:space="0" w:color="auto"/>
      </w:divBdr>
    </w:div>
    <w:div w:id="611280414">
      <w:bodyDiv w:val="1"/>
      <w:marLeft w:val="0"/>
      <w:marRight w:val="0"/>
      <w:marTop w:val="0"/>
      <w:marBottom w:val="0"/>
      <w:divBdr>
        <w:top w:val="none" w:sz="0" w:space="0" w:color="auto"/>
        <w:left w:val="none" w:sz="0" w:space="0" w:color="auto"/>
        <w:bottom w:val="none" w:sz="0" w:space="0" w:color="auto"/>
        <w:right w:val="none" w:sz="0" w:space="0" w:color="auto"/>
      </w:divBdr>
    </w:div>
    <w:div w:id="643697406">
      <w:bodyDiv w:val="1"/>
      <w:marLeft w:val="0"/>
      <w:marRight w:val="0"/>
      <w:marTop w:val="0"/>
      <w:marBottom w:val="0"/>
      <w:divBdr>
        <w:top w:val="none" w:sz="0" w:space="0" w:color="auto"/>
        <w:left w:val="none" w:sz="0" w:space="0" w:color="auto"/>
        <w:bottom w:val="none" w:sz="0" w:space="0" w:color="auto"/>
        <w:right w:val="none" w:sz="0" w:space="0" w:color="auto"/>
      </w:divBdr>
    </w:div>
    <w:div w:id="747923117">
      <w:bodyDiv w:val="1"/>
      <w:marLeft w:val="0"/>
      <w:marRight w:val="0"/>
      <w:marTop w:val="0"/>
      <w:marBottom w:val="0"/>
      <w:divBdr>
        <w:top w:val="none" w:sz="0" w:space="0" w:color="auto"/>
        <w:left w:val="none" w:sz="0" w:space="0" w:color="auto"/>
        <w:bottom w:val="none" w:sz="0" w:space="0" w:color="auto"/>
        <w:right w:val="none" w:sz="0" w:space="0" w:color="auto"/>
      </w:divBdr>
    </w:div>
    <w:div w:id="810562811">
      <w:bodyDiv w:val="1"/>
      <w:marLeft w:val="0"/>
      <w:marRight w:val="0"/>
      <w:marTop w:val="0"/>
      <w:marBottom w:val="0"/>
      <w:divBdr>
        <w:top w:val="none" w:sz="0" w:space="0" w:color="auto"/>
        <w:left w:val="none" w:sz="0" w:space="0" w:color="auto"/>
        <w:bottom w:val="none" w:sz="0" w:space="0" w:color="auto"/>
        <w:right w:val="none" w:sz="0" w:space="0" w:color="auto"/>
      </w:divBdr>
    </w:div>
    <w:div w:id="850215299">
      <w:bodyDiv w:val="1"/>
      <w:marLeft w:val="0"/>
      <w:marRight w:val="0"/>
      <w:marTop w:val="0"/>
      <w:marBottom w:val="0"/>
      <w:divBdr>
        <w:top w:val="none" w:sz="0" w:space="0" w:color="auto"/>
        <w:left w:val="none" w:sz="0" w:space="0" w:color="auto"/>
        <w:bottom w:val="none" w:sz="0" w:space="0" w:color="auto"/>
        <w:right w:val="none" w:sz="0" w:space="0" w:color="auto"/>
      </w:divBdr>
    </w:div>
    <w:div w:id="860433738">
      <w:bodyDiv w:val="1"/>
      <w:marLeft w:val="0"/>
      <w:marRight w:val="0"/>
      <w:marTop w:val="0"/>
      <w:marBottom w:val="0"/>
      <w:divBdr>
        <w:top w:val="none" w:sz="0" w:space="0" w:color="auto"/>
        <w:left w:val="none" w:sz="0" w:space="0" w:color="auto"/>
        <w:bottom w:val="none" w:sz="0" w:space="0" w:color="auto"/>
        <w:right w:val="none" w:sz="0" w:space="0" w:color="auto"/>
      </w:divBdr>
    </w:div>
    <w:div w:id="905382149">
      <w:bodyDiv w:val="1"/>
      <w:marLeft w:val="0"/>
      <w:marRight w:val="0"/>
      <w:marTop w:val="0"/>
      <w:marBottom w:val="0"/>
      <w:divBdr>
        <w:top w:val="none" w:sz="0" w:space="0" w:color="auto"/>
        <w:left w:val="none" w:sz="0" w:space="0" w:color="auto"/>
        <w:bottom w:val="none" w:sz="0" w:space="0" w:color="auto"/>
        <w:right w:val="none" w:sz="0" w:space="0" w:color="auto"/>
      </w:divBdr>
    </w:div>
    <w:div w:id="966816605">
      <w:bodyDiv w:val="1"/>
      <w:marLeft w:val="0"/>
      <w:marRight w:val="0"/>
      <w:marTop w:val="0"/>
      <w:marBottom w:val="0"/>
      <w:divBdr>
        <w:top w:val="none" w:sz="0" w:space="0" w:color="auto"/>
        <w:left w:val="none" w:sz="0" w:space="0" w:color="auto"/>
        <w:bottom w:val="none" w:sz="0" w:space="0" w:color="auto"/>
        <w:right w:val="none" w:sz="0" w:space="0" w:color="auto"/>
      </w:divBdr>
    </w:div>
    <w:div w:id="970478706">
      <w:bodyDiv w:val="1"/>
      <w:marLeft w:val="0"/>
      <w:marRight w:val="0"/>
      <w:marTop w:val="0"/>
      <w:marBottom w:val="0"/>
      <w:divBdr>
        <w:top w:val="none" w:sz="0" w:space="0" w:color="auto"/>
        <w:left w:val="none" w:sz="0" w:space="0" w:color="auto"/>
        <w:bottom w:val="none" w:sz="0" w:space="0" w:color="auto"/>
        <w:right w:val="none" w:sz="0" w:space="0" w:color="auto"/>
      </w:divBdr>
    </w:div>
    <w:div w:id="995186373">
      <w:bodyDiv w:val="1"/>
      <w:marLeft w:val="0"/>
      <w:marRight w:val="0"/>
      <w:marTop w:val="0"/>
      <w:marBottom w:val="0"/>
      <w:divBdr>
        <w:top w:val="none" w:sz="0" w:space="0" w:color="auto"/>
        <w:left w:val="none" w:sz="0" w:space="0" w:color="auto"/>
        <w:bottom w:val="none" w:sz="0" w:space="0" w:color="auto"/>
        <w:right w:val="none" w:sz="0" w:space="0" w:color="auto"/>
      </w:divBdr>
    </w:div>
    <w:div w:id="1159612443">
      <w:bodyDiv w:val="1"/>
      <w:marLeft w:val="0"/>
      <w:marRight w:val="0"/>
      <w:marTop w:val="0"/>
      <w:marBottom w:val="0"/>
      <w:divBdr>
        <w:top w:val="none" w:sz="0" w:space="0" w:color="auto"/>
        <w:left w:val="none" w:sz="0" w:space="0" w:color="auto"/>
        <w:bottom w:val="none" w:sz="0" w:space="0" w:color="auto"/>
        <w:right w:val="none" w:sz="0" w:space="0" w:color="auto"/>
      </w:divBdr>
    </w:div>
    <w:div w:id="1183590388">
      <w:bodyDiv w:val="1"/>
      <w:marLeft w:val="0"/>
      <w:marRight w:val="0"/>
      <w:marTop w:val="0"/>
      <w:marBottom w:val="0"/>
      <w:divBdr>
        <w:top w:val="none" w:sz="0" w:space="0" w:color="auto"/>
        <w:left w:val="none" w:sz="0" w:space="0" w:color="auto"/>
        <w:bottom w:val="none" w:sz="0" w:space="0" w:color="auto"/>
        <w:right w:val="none" w:sz="0" w:space="0" w:color="auto"/>
      </w:divBdr>
    </w:div>
    <w:div w:id="1326081954">
      <w:bodyDiv w:val="1"/>
      <w:marLeft w:val="0"/>
      <w:marRight w:val="0"/>
      <w:marTop w:val="0"/>
      <w:marBottom w:val="0"/>
      <w:divBdr>
        <w:top w:val="none" w:sz="0" w:space="0" w:color="auto"/>
        <w:left w:val="none" w:sz="0" w:space="0" w:color="auto"/>
        <w:bottom w:val="none" w:sz="0" w:space="0" w:color="auto"/>
        <w:right w:val="none" w:sz="0" w:space="0" w:color="auto"/>
      </w:divBdr>
      <w:divsChild>
        <w:div w:id="380634861">
          <w:marLeft w:val="0"/>
          <w:marRight w:val="0"/>
          <w:marTop w:val="0"/>
          <w:marBottom w:val="0"/>
          <w:divBdr>
            <w:top w:val="none" w:sz="0" w:space="0" w:color="auto"/>
            <w:left w:val="none" w:sz="0" w:space="0" w:color="auto"/>
            <w:bottom w:val="none" w:sz="0" w:space="0" w:color="auto"/>
            <w:right w:val="none" w:sz="0" w:space="0" w:color="auto"/>
          </w:divBdr>
        </w:div>
      </w:divsChild>
    </w:div>
    <w:div w:id="1342852654">
      <w:bodyDiv w:val="1"/>
      <w:marLeft w:val="0"/>
      <w:marRight w:val="0"/>
      <w:marTop w:val="0"/>
      <w:marBottom w:val="0"/>
      <w:divBdr>
        <w:top w:val="none" w:sz="0" w:space="0" w:color="auto"/>
        <w:left w:val="none" w:sz="0" w:space="0" w:color="auto"/>
        <w:bottom w:val="none" w:sz="0" w:space="0" w:color="auto"/>
        <w:right w:val="none" w:sz="0" w:space="0" w:color="auto"/>
      </w:divBdr>
    </w:div>
    <w:div w:id="1353258816">
      <w:bodyDiv w:val="1"/>
      <w:marLeft w:val="0"/>
      <w:marRight w:val="0"/>
      <w:marTop w:val="0"/>
      <w:marBottom w:val="0"/>
      <w:divBdr>
        <w:top w:val="none" w:sz="0" w:space="0" w:color="auto"/>
        <w:left w:val="none" w:sz="0" w:space="0" w:color="auto"/>
        <w:bottom w:val="none" w:sz="0" w:space="0" w:color="auto"/>
        <w:right w:val="none" w:sz="0" w:space="0" w:color="auto"/>
      </w:divBdr>
    </w:div>
    <w:div w:id="1419057390">
      <w:bodyDiv w:val="1"/>
      <w:marLeft w:val="0"/>
      <w:marRight w:val="0"/>
      <w:marTop w:val="0"/>
      <w:marBottom w:val="0"/>
      <w:divBdr>
        <w:top w:val="none" w:sz="0" w:space="0" w:color="auto"/>
        <w:left w:val="none" w:sz="0" w:space="0" w:color="auto"/>
        <w:bottom w:val="none" w:sz="0" w:space="0" w:color="auto"/>
        <w:right w:val="none" w:sz="0" w:space="0" w:color="auto"/>
      </w:divBdr>
      <w:divsChild>
        <w:div w:id="1460300573">
          <w:marLeft w:val="0"/>
          <w:marRight w:val="0"/>
          <w:marTop w:val="0"/>
          <w:marBottom w:val="0"/>
          <w:divBdr>
            <w:top w:val="none" w:sz="0" w:space="0" w:color="auto"/>
            <w:left w:val="none" w:sz="0" w:space="0" w:color="auto"/>
            <w:bottom w:val="none" w:sz="0" w:space="0" w:color="auto"/>
            <w:right w:val="none" w:sz="0" w:space="0" w:color="auto"/>
          </w:divBdr>
        </w:div>
      </w:divsChild>
    </w:div>
    <w:div w:id="1425104579">
      <w:bodyDiv w:val="1"/>
      <w:marLeft w:val="0"/>
      <w:marRight w:val="0"/>
      <w:marTop w:val="0"/>
      <w:marBottom w:val="0"/>
      <w:divBdr>
        <w:top w:val="none" w:sz="0" w:space="0" w:color="auto"/>
        <w:left w:val="none" w:sz="0" w:space="0" w:color="auto"/>
        <w:bottom w:val="none" w:sz="0" w:space="0" w:color="auto"/>
        <w:right w:val="none" w:sz="0" w:space="0" w:color="auto"/>
      </w:divBdr>
      <w:divsChild>
        <w:div w:id="1768115861">
          <w:marLeft w:val="0"/>
          <w:marRight w:val="0"/>
          <w:marTop w:val="0"/>
          <w:marBottom w:val="0"/>
          <w:divBdr>
            <w:top w:val="none" w:sz="0" w:space="0" w:color="auto"/>
            <w:left w:val="none" w:sz="0" w:space="0" w:color="auto"/>
            <w:bottom w:val="none" w:sz="0" w:space="0" w:color="auto"/>
            <w:right w:val="none" w:sz="0" w:space="0" w:color="auto"/>
          </w:divBdr>
        </w:div>
      </w:divsChild>
    </w:div>
    <w:div w:id="1437284736">
      <w:bodyDiv w:val="1"/>
      <w:marLeft w:val="0"/>
      <w:marRight w:val="0"/>
      <w:marTop w:val="0"/>
      <w:marBottom w:val="0"/>
      <w:divBdr>
        <w:top w:val="none" w:sz="0" w:space="0" w:color="auto"/>
        <w:left w:val="none" w:sz="0" w:space="0" w:color="auto"/>
        <w:bottom w:val="none" w:sz="0" w:space="0" w:color="auto"/>
        <w:right w:val="none" w:sz="0" w:space="0" w:color="auto"/>
      </w:divBdr>
    </w:div>
    <w:div w:id="1552383282">
      <w:bodyDiv w:val="1"/>
      <w:marLeft w:val="0"/>
      <w:marRight w:val="0"/>
      <w:marTop w:val="0"/>
      <w:marBottom w:val="0"/>
      <w:divBdr>
        <w:top w:val="none" w:sz="0" w:space="0" w:color="auto"/>
        <w:left w:val="none" w:sz="0" w:space="0" w:color="auto"/>
        <w:bottom w:val="none" w:sz="0" w:space="0" w:color="auto"/>
        <w:right w:val="none" w:sz="0" w:space="0" w:color="auto"/>
      </w:divBdr>
    </w:div>
    <w:div w:id="1553230996">
      <w:bodyDiv w:val="1"/>
      <w:marLeft w:val="0"/>
      <w:marRight w:val="0"/>
      <w:marTop w:val="0"/>
      <w:marBottom w:val="0"/>
      <w:divBdr>
        <w:top w:val="none" w:sz="0" w:space="0" w:color="auto"/>
        <w:left w:val="none" w:sz="0" w:space="0" w:color="auto"/>
        <w:bottom w:val="none" w:sz="0" w:space="0" w:color="auto"/>
        <w:right w:val="none" w:sz="0" w:space="0" w:color="auto"/>
      </w:divBdr>
      <w:divsChild>
        <w:div w:id="312147987">
          <w:marLeft w:val="0"/>
          <w:marRight w:val="0"/>
          <w:marTop w:val="0"/>
          <w:marBottom w:val="0"/>
          <w:divBdr>
            <w:top w:val="none" w:sz="0" w:space="0" w:color="auto"/>
            <w:left w:val="none" w:sz="0" w:space="0" w:color="auto"/>
            <w:bottom w:val="none" w:sz="0" w:space="0" w:color="auto"/>
            <w:right w:val="none" w:sz="0" w:space="0" w:color="auto"/>
          </w:divBdr>
        </w:div>
      </w:divsChild>
    </w:div>
    <w:div w:id="1626504475">
      <w:bodyDiv w:val="1"/>
      <w:marLeft w:val="0"/>
      <w:marRight w:val="0"/>
      <w:marTop w:val="0"/>
      <w:marBottom w:val="0"/>
      <w:divBdr>
        <w:top w:val="none" w:sz="0" w:space="0" w:color="auto"/>
        <w:left w:val="none" w:sz="0" w:space="0" w:color="auto"/>
        <w:bottom w:val="none" w:sz="0" w:space="0" w:color="auto"/>
        <w:right w:val="none" w:sz="0" w:space="0" w:color="auto"/>
      </w:divBdr>
    </w:div>
    <w:div w:id="1631739553">
      <w:bodyDiv w:val="1"/>
      <w:marLeft w:val="0"/>
      <w:marRight w:val="0"/>
      <w:marTop w:val="0"/>
      <w:marBottom w:val="0"/>
      <w:divBdr>
        <w:top w:val="none" w:sz="0" w:space="0" w:color="auto"/>
        <w:left w:val="none" w:sz="0" w:space="0" w:color="auto"/>
        <w:bottom w:val="none" w:sz="0" w:space="0" w:color="auto"/>
        <w:right w:val="none" w:sz="0" w:space="0" w:color="auto"/>
      </w:divBdr>
    </w:div>
    <w:div w:id="1725760686">
      <w:bodyDiv w:val="1"/>
      <w:marLeft w:val="0"/>
      <w:marRight w:val="0"/>
      <w:marTop w:val="0"/>
      <w:marBottom w:val="0"/>
      <w:divBdr>
        <w:top w:val="none" w:sz="0" w:space="0" w:color="auto"/>
        <w:left w:val="none" w:sz="0" w:space="0" w:color="auto"/>
        <w:bottom w:val="none" w:sz="0" w:space="0" w:color="auto"/>
        <w:right w:val="none" w:sz="0" w:space="0" w:color="auto"/>
      </w:divBdr>
    </w:div>
    <w:div w:id="1739404377">
      <w:bodyDiv w:val="1"/>
      <w:marLeft w:val="0"/>
      <w:marRight w:val="0"/>
      <w:marTop w:val="0"/>
      <w:marBottom w:val="0"/>
      <w:divBdr>
        <w:top w:val="none" w:sz="0" w:space="0" w:color="auto"/>
        <w:left w:val="none" w:sz="0" w:space="0" w:color="auto"/>
        <w:bottom w:val="none" w:sz="0" w:space="0" w:color="auto"/>
        <w:right w:val="none" w:sz="0" w:space="0" w:color="auto"/>
      </w:divBdr>
    </w:div>
    <w:div w:id="1779593686">
      <w:bodyDiv w:val="1"/>
      <w:marLeft w:val="0"/>
      <w:marRight w:val="0"/>
      <w:marTop w:val="0"/>
      <w:marBottom w:val="0"/>
      <w:divBdr>
        <w:top w:val="none" w:sz="0" w:space="0" w:color="auto"/>
        <w:left w:val="none" w:sz="0" w:space="0" w:color="auto"/>
        <w:bottom w:val="none" w:sz="0" w:space="0" w:color="auto"/>
        <w:right w:val="none" w:sz="0" w:space="0" w:color="auto"/>
      </w:divBdr>
    </w:div>
    <w:div w:id="1793786036">
      <w:bodyDiv w:val="1"/>
      <w:marLeft w:val="0"/>
      <w:marRight w:val="0"/>
      <w:marTop w:val="0"/>
      <w:marBottom w:val="0"/>
      <w:divBdr>
        <w:top w:val="none" w:sz="0" w:space="0" w:color="auto"/>
        <w:left w:val="none" w:sz="0" w:space="0" w:color="auto"/>
        <w:bottom w:val="none" w:sz="0" w:space="0" w:color="auto"/>
        <w:right w:val="none" w:sz="0" w:space="0" w:color="auto"/>
      </w:divBdr>
    </w:div>
    <w:div w:id="1871335672">
      <w:bodyDiv w:val="1"/>
      <w:marLeft w:val="0"/>
      <w:marRight w:val="0"/>
      <w:marTop w:val="0"/>
      <w:marBottom w:val="0"/>
      <w:divBdr>
        <w:top w:val="none" w:sz="0" w:space="0" w:color="auto"/>
        <w:left w:val="none" w:sz="0" w:space="0" w:color="auto"/>
        <w:bottom w:val="none" w:sz="0" w:space="0" w:color="auto"/>
        <w:right w:val="none" w:sz="0" w:space="0" w:color="auto"/>
      </w:divBdr>
      <w:divsChild>
        <w:div w:id="175076183">
          <w:marLeft w:val="0"/>
          <w:marRight w:val="0"/>
          <w:marTop w:val="0"/>
          <w:marBottom w:val="0"/>
          <w:divBdr>
            <w:top w:val="none" w:sz="0" w:space="0" w:color="auto"/>
            <w:left w:val="none" w:sz="0" w:space="0" w:color="auto"/>
            <w:bottom w:val="none" w:sz="0" w:space="0" w:color="auto"/>
            <w:right w:val="none" w:sz="0" w:space="0" w:color="auto"/>
          </w:divBdr>
        </w:div>
      </w:divsChild>
    </w:div>
    <w:div w:id="1883863892">
      <w:bodyDiv w:val="1"/>
      <w:marLeft w:val="0"/>
      <w:marRight w:val="0"/>
      <w:marTop w:val="0"/>
      <w:marBottom w:val="0"/>
      <w:divBdr>
        <w:top w:val="none" w:sz="0" w:space="0" w:color="auto"/>
        <w:left w:val="none" w:sz="0" w:space="0" w:color="auto"/>
        <w:bottom w:val="none" w:sz="0" w:space="0" w:color="auto"/>
        <w:right w:val="none" w:sz="0" w:space="0" w:color="auto"/>
      </w:divBdr>
      <w:divsChild>
        <w:div w:id="432169924">
          <w:marLeft w:val="0"/>
          <w:marRight w:val="0"/>
          <w:marTop w:val="0"/>
          <w:marBottom w:val="0"/>
          <w:divBdr>
            <w:top w:val="none" w:sz="0" w:space="0" w:color="auto"/>
            <w:left w:val="none" w:sz="0" w:space="0" w:color="auto"/>
            <w:bottom w:val="none" w:sz="0" w:space="0" w:color="auto"/>
            <w:right w:val="none" w:sz="0" w:space="0" w:color="auto"/>
          </w:divBdr>
        </w:div>
      </w:divsChild>
    </w:div>
    <w:div w:id="1923953538">
      <w:bodyDiv w:val="1"/>
      <w:marLeft w:val="0"/>
      <w:marRight w:val="0"/>
      <w:marTop w:val="0"/>
      <w:marBottom w:val="0"/>
      <w:divBdr>
        <w:top w:val="none" w:sz="0" w:space="0" w:color="auto"/>
        <w:left w:val="none" w:sz="0" w:space="0" w:color="auto"/>
        <w:bottom w:val="none" w:sz="0" w:space="0" w:color="auto"/>
        <w:right w:val="none" w:sz="0" w:space="0" w:color="auto"/>
      </w:divBdr>
    </w:div>
    <w:div w:id="1986200668">
      <w:bodyDiv w:val="1"/>
      <w:marLeft w:val="0"/>
      <w:marRight w:val="0"/>
      <w:marTop w:val="0"/>
      <w:marBottom w:val="0"/>
      <w:divBdr>
        <w:top w:val="none" w:sz="0" w:space="0" w:color="auto"/>
        <w:left w:val="none" w:sz="0" w:space="0" w:color="auto"/>
        <w:bottom w:val="none" w:sz="0" w:space="0" w:color="auto"/>
        <w:right w:val="none" w:sz="0" w:space="0" w:color="auto"/>
      </w:divBdr>
      <w:divsChild>
        <w:div w:id="2144888008">
          <w:marLeft w:val="0"/>
          <w:marRight w:val="0"/>
          <w:marTop w:val="0"/>
          <w:marBottom w:val="0"/>
          <w:divBdr>
            <w:top w:val="none" w:sz="0" w:space="0" w:color="auto"/>
            <w:left w:val="none" w:sz="0" w:space="0" w:color="auto"/>
            <w:bottom w:val="none" w:sz="0" w:space="0" w:color="auto"/>
            <w:right w:val="none" w:sz="0" w:space="0" w:color="auto"/>
          </w:divBdr>
        </w:div>
      </w:divsChild>
    </w:div>
    <w:div w:id="2013095176">
      <w:bodyDiv w:val="1"/>
      <w:marLeft w:val="0"/>
      <w:marRight w:val="0"/>
      <w:marTop w:val="0"/>
      <w:marBottom w:val="0"/>
      <w:divBdr>
        <w:top w:val="none" w:sz="0" w:space="0" w:color="auto"/>
        <w:left w:val="none" w:sz="0" w:space="0" w:color="auto"/>
        <w:bottom w:val="none" w:sz="0" w:space="0" w:color="auto"/>
        <w:right w:val="none" w:sz="0" w:space="0" w:color="auto"/>
      </w:divBdr>
    </w:div>
    <w:div w:id="2024359329">
      <w:bodyDiv w:val="1"/>
      <w:marLeft w:val="0"/>
      <w:marRight w:val="0"/>
      <w:marTop w:val="0"/>
      <w:marBottom w:val="0"/>
      <w:divBdr>
        <w:top w:val="none" w:sz="0" w:space="0" w:color="auto"/>
        <w:left w:val="none" w:sz="0" w:space="0" w:color="auto"/>
        <w:bottom w:val="none" w:sz="0" w:space="0" w:color="auto"/>
        <w:right w:val="none" w:sz="0" w:space="0" w:color="auto"/>
      </w:divBdr>
      <w:divsChild>
        <w:div w:id="2057076017">
          <w:marLeft w:val="0"/>
          <w:marRight w:val="0"/>
          <w:marTop w:val="0"/>
          <w:marBottom w:val="0"/>
          <w:divBdr>
            <w:top w:val="none" w:sz="0" w:space="0" w:color="auto"/>
            <w:left w:val="none" w:sz="0" w:space="0" w:color="auto"/>
            <w:bottom w:val="none" w:sz="0" w:space="0" w:color="auto"/>
            <w:right w:val="none" w:sz="0" w:space="0" w:color="auto"/>
          </w:divBdr>
        </w:div>
      </w:divsChild>
    </w:div>
    <w:div w:id="2030912683">
      <w:bodyDiv w:val="1"/>
      <w:marLeft w:val="0"/>
      <w:marRight w:val="0"/>
      <w:marTop w:val="0"/>
      <w:marBottom w:val="0"/>
      <w:divBdr>
        <w:top w:val="none" w:sz="0" w:space="0" w:color="auto"/>
        <w:left w:val="none" w:sz="0" w:space="0" w:color="auto"/>
        <w:bottom w:val="none" w:sz="0" w:space="0" w:color="auto"/>
        <w:right w:val="none" w:sz="0" w:space="0" w:color="auto"/>
      </w:divBdr>
    </w:div>
    <w:div w:id="2086878096">
      <w:bodyDiv w:val="1"/>
      <w:marLeft w:val="0"/>
      <w:marRight w:val="0"/>
      <w:marTop w:val="0"/>
      <w:marBottom w:val="0"/>
      <w:divBdr>
        <w:top w:val="none" w:sz="0" w:space="0" w:color="auto"/>
        <w:left w:val="none" w:sz="0" w:space="0" w:color="auto"/>
        <w:bottom w:val="none" w:sz="0" w:space="0" w:color="auto"/>
        <w:right w:val="none" w:sz="0" w:space="0" w:color="auto"/>
      </w:divBdr>
    </w:div>
    <w:div w:id="2132088744">
      <w:bodyDiv w:val="1"/>
      <w:marLeft w:val="0"/>
      <w:marRight w:val="0"/>
      <w:marTop w:val="0"/>
      <w:marBottom w:val="0"/>
      <w:divBdr>
        <w:top w:val="none" w:sz="0" w:space="0" w:color="auto"/>
        <w:left w:val="none" w:sz="0" w:space="0" w:color="auto"/>
        <w:bottom w:val="none" w:sz="0" w:space="0" w:color="auto"/>
        <w:right w:val="none" w:sz="0" w:space="0" w:color="auto"/>
      </w:divBdr>
    </w:div>
    <w:div w:id="213274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6.emf"/><Relationship Id="rId16" Type="http://schemas.openxmlformats.org/officeDocument/2006/relationships/image" Target="media/image6.png"/><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emf"/><Relationship Id="rId66" Type="http://schemas.openxmlformats.org/officeDocument/2006/relationships/image" Target="media/image54.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oleObject" Target="embeddings/oleObject1.bin"/><Relationship Id="rId64" Type="http://schemas.openxmlformats.org/officeDocument/2006/relationships/image" Target="media/image52.png"/><Relationship Id="rId69" Type="http://schemas.openxmlformats.org/officeDocument/2006/relationships/package" Target="embeddings/Microsoft_Word_Document.docx"/><Relationship Id="rId77"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footer" Target="foot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oleObject" Target="embeddings/oleObject2.bin"/><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comments" Target="comment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oter" Target="footer2.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37B4A-5F0F-49CF-AB62-308081583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17</Pages>
  <Words>9193</Words>
  <Characters>52405</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AT&amp;T</Company>
  <LinksUpToDate>false</LinksUpToDate>
  <CharactersWithSpaces>61476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GUNTAKA, RAJYA LAKSHMI</dc:creator>
  <cp:keywords/>
  <dc:description/>
  <cp:lastModifiedBy>Danni Liu</cp:lastModifiedBy>
  <cp:revision>4</cp:revision>
  <dcterms:created xsi:type="dcterms:W3CDTF">2020-09-03T03:20:00Z</dcterms:created>
  <dcterms:modified xsi:type="dcterms:W3CDTF">2020-09-03T20:14:00Z</dcterms:modified>
</cp:coreProperties>
</file>